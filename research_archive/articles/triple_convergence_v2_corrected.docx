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75065A" w14:textId="3E213426" w:rsidR="00404798" w:rsidRDefault="00000000">
      <w:pPr>
        <w:jc w:val="center"/>
      </w:pPr>
      <w:r>
        <w:rPr>
          <w:b/>
          <w:color w:val="1F3B57"/>
          <w:sz w:val="32"/>
        </w:rPr>
        <w:t>Triple Convergence: Contemporary Breaks Across the δ-0 to δ-2 Defence Layers and the Case for Deterministic Output Validation (δ-3) in Medical LLMs</w:t>
      </w:r>
    </w:p>
    <w:p w14:paraId="4A8194A5" w14:textId="77777777" w:rsidR="00404798" w:rsidRDefault="00000000">
      <w:pPr>
        <w:jc w:val="center"/>
      </w:pPr>
      <w:r>
        <w:rPr>
          <w:color w:val="555555"/>
        </w:rPr>
        <w:t>F. Pizzi, [Thesis Director]</w:t>
        <w:br/>
        <w:t>Ecole Normale Superieure Paris-Saclay, Department of Computer Science</w:t>
      </w:r>
    </w:p>
    <w:p w14:paraId="683051A2" w14:textId="77777777" w:rsidR="00404798" w:rsidRDefault="00000000">
      <w:pPr>
        <w:spacing w:after="280"/>
        <w:jc w:val="center"/>
      </w:pPr>
      <w:r>
        <w:rPr>
          <w:i/>
          <w:color w:val="555555"/>
          <w:sz w:val="18"/>
        </w:rPr>
        <w:t>Position paper, draft v2.0. Target: ICLR / NeurIPS Workshop on Trustworthy and Reliable Large-Scale Machine Learning Models (2026)</w:t>
      </w:r>
    </w:p>
    <w:p w14:paraId="20B8AFEF" w14:textId="77777777" w:rsidR="00404798" w:rsidRDefault="00000000">
      <w:pPr>
        <w:pStyle w:val="Titre1"/>
      </w:pPr>
      <w:r>
        <w:t>Abstract</w:t>
      </w:r>
    </w:p>
    <w:p w14:paraId="684235DE" w14:textId="61C7DF3E" w:rsidR="00404798" w:rsidRDefault="00000000">
      <w:pPr>
        <w:spacing w:after="200"/>
        <w:jc w:val="both"/>
      </w:pPr>
      <w:r>
        <w:t>Large Language Models (LLMs) are entering clinical workflows, where adversarial prompt injection is a patient-safety risk rather than a reputational one. Contemporary defences can be organised into four layers: base alignment from reinforcement learning with human feedback (δ-0), system-prompt guardrails (δ-1), LLM-based output judges (δ-2), and deterministic or formal output validation (δ-3). This paper is a synthesis: we observe that three independent results published in 2025 and 2026 each demonstrate a break of one of the probabilistic layers. A single unlabelled prompt can unalign safety-trained models while largely preserving their utility (Russinovich et al., 2026); system prompts can be persistently poisoned (Li et al., 2025); and short, low-perplexity control tokens flip the verdict of LLM-as-a-judge systems on the large majority of tested cells (Li et al., 2025, AdvJudge-Zero), with character-injection and adversarial-ML evasion reaching up to full evasion against several production guardrails in specific cases (Hackett et al., 2025). A gradient analysis of RLHF shows that the alignment signal concentrates on early tokens and vanishes beyond the point at which harm is decided, which explains why δ-0 is shallow. We argue that deterministic output validation (δ-3) is a necessary complement to the probabilistic layers, not a sufficient defence on its own, and we describe AEGIS, a prototype medical-AI platform that implements five δ-3 techniques. We propose an experimental protocol; no empirical validation has been run yet, and we are explicit about that throughout.</w:t>
      </w:r>
    </w:p>
    <w:p w14:paraId="4F1981E1" w14:textId="77777777" w:rsidR="00404798" w:rsidRDefault="00000000">
      <w:pPr>
        <w:pStyle w:val="Titre1"/>
      </w:pPr>
      <w:r>
        <w:t>1. Introduction</w:t>
      </w:r>
    </w:p>
    <w:p w14:paraId="209874B9" w14:textId="77777777" w:rsidR="00404798" w:rsidRDefault="00000000">
      <w:pPr>
        <w:jc w:val="both"/>
      </w:pPr>
      <w:r>
        <w:t>The integration of LLMs into clinical workflows, from triage assistants and record summarisers to surgical-robot advisors, has accelerated since 2024. The associated threat model is prompt injection: a malicious or manipulated input that drives the model away from its intended behaviour. The consequences differ qualitatively from general-purpose settings. A chatbot that produces an offensive joke harms reputation; a clinical decision-support system that endorses a contraindicated drug can harm a patient.</w:t>
      </w:r>
    </w:p>
    <w:p w14:paraId="13C2AAD6" w14:textId="6D103756" w:rsidR="00404798" w:rsidRDefault="00000000">
      <w:pPr>
        <w:jc w:val="both"/>
      </w:pPr>
      <w:r>
        <w:t>The prevailing answer is defence in depth. We use a four-layer organisation, δ-0 to δ-3, defined precisely in Section 2. The layers are explicitly designed to be redundant, because each is individually fallible: that is the premise of defence in depth, not a discovery. What we report is narrower and, we believe, still useful: in a short window, three independent teams have published concrete breaks of δ-0, δ-1 and δ-2 respectively. We call this co-occurrence the Triple Convergence. Whether the three breaks compose into a single end-to-end attack is, at the time of writing, a conjecture rather than a demonstrated result (Section 3.4).</w:t>
      </w:r>
    </w:p>
    <w:p w14:paraId="2E208E1D" w14:textId="5A5AEAEB" w:rsidR="00404798" w:rsidRDefault="00000000">
      <w:pPr>
        <w:jc w:val="both"/>
      </w:pPr>
      <w:r>
        <w:t xml:space="preserve">Our contribution is therefore threefold and deliberately modest. First, we synthesise three contemporary breaks into one threat picture (Section 3) and trace their medical consequences (Section 4). Second, we relate the δ-0 break to a gradient analysis that explains why RLHF alignment is shallow (Section 3.1). Third, we describe AEGIS, a working prototype implementing five δ-3 techniques, and propose an empirical </w:t>
        <w:lastRenderedPageBreak/>
        <w:t>protocol (Sections 5 and 6). We do not claim that δ-3 is the only defence that survives; we argue it is a necessary complement, and we devote Section 7.2 to its limits.</w:t>
      </w:r>
    </w:p>
    <w:p w14:paraId="31F8B51E" w14:textId="48D7FAE1" w:rsidR="00404798" w:rsidRDefault="00000000">
      <w:pPr>
        <w:pStyle w:val="Titre1"/>
      </w:pPr>
      <w:r>
        <w:t>2. The four-layer δ framework</w:t>
      </w:r>
    </w:p>
    <w:p w14:paraId="2D491DC9" w14:textId="517AA68F" w:rsidR="00404798" w:rsidRDefault="00000000">
      <w:pPr>
        <w:jc w:val="both"/>
      </w:pPr>
      <w:r>
        <w:t>We organise defences into four layers. The δ-0 to δ-3 notation is our own organising device for this paper; it is not a published standard. The separation score that we reuse below is due to Zverev et al. (2025), who study whether models can distinguish instructions from data; the four-layer decomposition itself is ours.</w:t>
      </w:r>
    </w:p>
    <w:tbl>
      <w:tblPr>
        <w:tblStyle w:val="Grilledutableau"/>
        <w:tblW w:w="0" w:type="auto"/>
        <w:jc w:val="center"/>
        <w:tblLook w:val="04A0" w:firstRow="1" w:lastRow="0" w:firstColumn="1" w:lastColumn="0" w:noHBand="0" w:noVBand="1"/>
      </w:tblPr>
      <w:tblGrid>
        <w:gridCol w:w="1020"/>
        <w:gridCol w:w="2152"/>
        <w:gridCol w:w="3398"/>
        <w:gridCol w:w="2492"/>
      </w:tblGrid>
      <w:tr w:rsidR="00404798" w14:paraId="39F7B1ED" w14:textId="77777777">
        <w:trPr>
          <w:tblHeader/>
          <w:jc w:val="center"/>
        </w:trPr>
        <w:tc>
          <w:tcPr>
            <w:tcW w:w="1020" w:type="dxa"/>
            <w:shd w:val="clear" w:color="auto" w:fill="1F3B57"/>
          </w:tcPr>
          <w:p w14:paraId="69087259" w14:textId="77777777" w:rsidR="00404798" w:rsidRDefault="00000000">
            <w:r>
              <w:rPr>
                <w:b/>
                <w:color w:val="FFFFFF"/>
                <w:sz w:val="19"/>
              </w:rPr>
              <w:t>Layer</w:t>
            </w:r>
          </w:p>
        </w:tc>
        <w:tc>
          <w:tcPr>
            <w:tcW w:w="2154" w:type="dxa"/>
            <w:shd w:val="clear" w:color="auto" w:fill="1F3B57"/>
          </w:tcPr>
          <w:p w14:paraId="0417A15E" w14:textId="77777777" w:rsidR="00404798" w:rsidRDefault="00000000">
            <w:r>
              <w:rPr>
                <w:b/>
                <w:color w:val="FFFFFF"/>
                <w:sz w:val="19"/>
              </w:rPr>
              <w:t>Name</w:t>
            </w:r>
          </w:p>
        </w:tc>
        <w:tc>
          <w:tcPr>
            <w:tcW w:w="3402" w:type="dxa"/>
            <w:shd w:val="clear" w:color="auto" w:fill="1F3B57"/>
          </w:tcPr>
          <w:p w14:paraId="19964F3E" w14:textId="77777777" w:rsidR="00404798" w:rsidRDefault="00000000">
            <w:r>
              <w:rPr>
                <w:b/>
                <w:color w:val="FFFFFF"/>
                <w:sz w:val="19"/>
              </w:rPr>
              <w:t>Definition</w:t>
            </w:r>
          </w:p>
        </w:tc>
        <w:tc>
          <w:tcPr>
            <w:tcW w:w="2494" w:type="dxa"/>
            <w:shd w:val="clear" w:color="auto" w:fill="1F3B57"/>
          </w:tcPr>
          <w:p w14:paraId="366ACAED" w14:textId="77777777" w:rsidR="00404798" w:rsidRDefault="00000000">
            <w:r>
              <w:rPr>
                <w:b/>
                <w:color w:val="FFFFFF"/>
                <w:sz w:val="19"/>
              </w:rPr>
              <w:t>Mechanism</w:t>
            </w:r>
          </w:p>
        </w:tc>
      </w:tr>
      <w:tr w:rsidR="00404798" w14:paraId="57A6DA78" w14:textId="77777777">
        <w:trPr>
          <w:jc w:val="center"/>
        </w:trPr>
        <w:tc>
          <w:tcPr>
            <w:tcW w:w="1020" w:type="dxa"/>
          </w:tcPr>
          <w:p w14:paraId="6E71A40A" w14:textId="6E7EA6FB" w:rsidR="00404798" w:rsidRDefault="00C91BD5">
            <w:r>
              <w:rPr>
                <w:sz w:val="18"/>
              </w:rPr>
              <w:t>δ-0</w:t>
            </w:r>
          </w:p>
        </w:tc>
        <w:tc>
          <w:tcPr>
            <w:tcW w:w="2154" w:type="dxa"/>
          </w:tcPr>
          <w:p w14:paraId="18AF16C3" w14:textId="77777777" w:rsidR="00404798" w:rsidRDefault="00000000">
            <w:r>
              <w:rPr>
                <w:sz w:val="18"/>
              </w:rPr>
              <w:t>Base alignment</w:t>
            </w:r>
          </w:p>
        </w:tc>
        <w:tc>
          <w:tcPr>
            <w:tcW w:w="3402" w:type="dxa"/>
          </w:tcPr>
          <w:p w14:paraId="1008E586" w14:textId="77777777" w:rsidR="00404798" w:rsidRDefault="00000000">
            <w:r>
              <w:rPr>
                <w:sz w:val="18"/>
              </w:rPr>
              <w:t>Safety preferences embedded in the model weights.</w:t>
            </w:r>
          </w:p>
        </w:tc>
        <w:tc>
          <w:tcPr>
            <w:tcW w:w="2494" w:type="dxa"/>
          </w:tcPr>
          <w:p w14:paraId="4059FF60" w14:textId="77777777" w:rsidR="00404798" w:rsidRDefault="00000000">
            <w:r>
              <w:rPr>
                <w:sz w:val="18"/>
              </w:rPr>
              <w:t>RLHF, DPO, constitutional training.</w:t>
            </w:r>
          </w:p>
        </w:tc>
      </w:tr>
      <w:tr w:rsidR="00404798" w14:paraId="488F2A0C" w14:textId="77777777">
        <w:trPr>
          <w:jc w:val="center"/>
        </w:trPr>
        <w:tc>
          <w:tcPr>
            <w:tcW w:w="1020" w:type="dxa"/>
            <w:shd w:val="clear" w:color="auto" w:fill="EEF3F8"/>
          </w:tcPr>
          <w:p w14:paraId="37180A35" w14:textId="650574C2" w:rsidR="00404798" w:rsidRDefault="00C91BD5">
            <w:r>
              <w:rPr>
                <w:sz w:val="18"/>
              </w:rPr>
              <w:t>δ-1</w:t>
            </w:r>
          </w:p>
        </w:tc>
        <w:tc>
          <w:tcPr>
            <w:tcW w:w="2154" w:type="dxa"/>
            <w:shd w:val="clear" w:color="auto" w:fill="EEF3F8"/>
          </w:tcPr>
          <w:p w14:paraId="304C5A36" w14:textId="77777777" w:rsidR="00404798" w:rsidRDefault="00000000">
            <w:r>
              <w:rPr>
                <w:sz w:val="18"/>
              </w:rPr>
              <w:t>System-prompt guardrails</w:t>
            </w:r>
          </w:p>
        </w:tc>
        <w:tc>
          <w:tcPr>
            <w:tcW w:w="3402" w:type="dxa"/>
            <w:shd w:val="clear" w:color="auto" w:fill="EEF3F8"/>
          </w:tcPr>
          <w:p w14:paraId="7C2DA3FA" w14:textId="77777777" w:rsidR="00404798" w:rsidRDefault="00000000">
            <w:r>
              <w:rPr>
                <w:sz w:val="18"/>
              </w:rPr>
              <w:t>Instructions added at inference time that constrain behaviour.</w:t>
            </w:r>
          </w:p>
        </w:tc>
        <w:tc>
          <w:tcPr>
            <w:tcW w:w="2494" w:type="dxa"/>
            <w:shd w:val="clear" w:color="auto" w:fill="EEF3F8"/>
          </w:tcPr>
          <w:p w14:paraId="7DF8B044" w14:textId="77777777" w:rsidR="00404798" w:rsidRDefault="00000000">
            <w:r>
              <w:rPr>
                <w:sz w:val="18"/>
              </w:rPr>
              <w:t>System prompt, role and policy text, prepended context.</w:t>
            </w:r>
          </w:p>
        </w:tc>
      </w:tr>
      <w:tr w:rsidR="00404798" w14:paraId="731485BD" w14:textId="77777777">
        <w:trPr>
          <w:jc w:val="center"/>
        </w:trPr>
        <w:tc>
          <w:tcPr>
            <w:tcW w:w="1020" w:type="dxa"/>
          </w:tcPr>
          <w:p w14:paraId="374CE640" w14:textId="1805510E" w:rsidR="00404798" w:rsidRDefault="00C91BD5">
            <w:r>
              <w:rPr>
                <w:sz w:val="18"/>
              </w:rPr>
              <w:t>δ-2</w:t>
            </w:r>
          </w:p>
        </w:tc>
        <w:tc>
          <w:tcPr>
            <w:tcW w:w="2154" w:type="dxa"/>
          </w:tcPr>
          <w:p w14:paraId="1C2A0190" w14:textId="77777777" w:rsidR="00404798" w:rsidRDefault="00000000">
            <w:r>
              <w:rPr>
                <w:sz w:val="18"/>
              </w:rPr>
              <w:t>Output judges</w:t>
            </w:r>
          </w:p>
        </w:tc>
        <w:tc>
          <w:tcPr>
            <w:tcW w:w="3402" w:type="dxa"/>
          </w:tcPr>
          <w:p w14:paraId="128AC2C3" w14:textId="77777777" w:rsidR="00404798" w:rsidRDefault="00000000">
            <w:r>
              <w:rPr>
                <w:sz w:val="18"/>
              </w:rPr>
              <w:t>A secondary model or classifier that evaluates whether the primary output is safe.</w:t>
            </w:r>
          </w:p>
        </w:tc>
        <w:tc>
          <w:tcPr>
            <w:tcW w:w="2494" w:type="dxa"/>
          </w:tcPr>
          <w:p w14:paraId="705E7752" w14:textId="77777777" w:rsidR="00404798" w:rsidRDefault="00000000">
            <w:r>
              <w:rPr>
                <w:sz w:val="18"/>
              </w:rPr>
              <w:t>Guardrail models, reward models, LLM-as-a-judge.</w:t>
            </w:r>
          </w:p>
        </w:tc>
      </w:tr>
      <w:tr w:rsidR="00404798" w14:paraId="27DBCAAF" w14:textId="77777777">
        <w:trPr>
          <w:jc w:val="center"/>
        </w:trPr>
        <w:tc>
          <w:tcPr>
            <w:tcW w:w="1020" w:type="dxa"/>
            <w:shd w:val="clear" w:color="auto" w:fill="EEF3F8"/>
          </w:tcPr>
          <w:p w14:paraId="755B94B9" w14:textId="5BB5649C" w:rsidR="00404798" w:rsidRDefault="00C91BD5">
            <w:r>
              <w:rPr>
                <w:sz w:val="18"/>
              </w:rPr>
              <w:t>δ-3</w:t>
            </w:r>
          </w:p>
        </w:tc>
        <w:tc>
          <w:tcPr>
            <w:tcW w:w="2154" w:type="dxa"/>
            <w:shd w:val="clear" w:color="auto" w:fill="EEF3F8"/>
          </w:tcPr>
          <w:p w14:paraId="55658128" w14:textId="77777777" w:rsidR="00404798" w:rsidRDefault="00000000">
            <w:r>
              <w:rPr>
                <w:sz w:val="18"/>
              </w:rPr>
              <w:t>Deterministic / formal output validation</w:t>
            </w:r>
          </w:p>
        </w:tc>
        <w:tc>
          <w:tcPr>
            <w:tcW w:w="3402" w:type="dxa"/>
            <w:shd w:val="clear" w:color="auto" w:fill="EEF3F8"/>
          </w:tcPr>
          <w:p w14:paraId="3218B06D" w14:textId="77777777" w:rsidR="00404798" w:rsidRDefault="00000000">
            <w:r>
              <w:rPr>
                <w:sz w:val="18"/>
              </w:rPr>
              <w:t>Rule-based, pattern-based, schema-based or byte-level checks applied before the output reaches the user.</w:t>
            </w:r>
          </w:p>
        </w:tc>
        <w:tc>
          <w:tcPr>
            <w:tcW w:w="2494" w:type="dxa"/>
            <w:shd w:val="clear" w:color="auto" w:fill="EEF3F8"/>
          </w:tcPr>
          <w:p w14:paraId="783517B7" w14:textId="77777777" w:rsidR="00404798" w:rsidRDefault="00000000">
            <w:r>
              <w:rPr>
                <w:sz w:val="18"/>
              </w:rPr>
              <w:t>Regex and rule filters, schema enforcement, Unicode and byte-level sanitisation, threshold monitoring.</w:t>
            </w:r>
          </w:p>
        </w:tc>
      </w:tr>
    </w:tbl>
    <w:p w14:paraId="35FB5126" w14:textId="77777777" w:rsidR="00404798" w:rsidRDefault="00000000">
      <w:pPr>
        <w:spacing w:after="200"/>
      </w:pPr>
      <w:r>
        <w:rPr>
          <w:i/>
          <w:color w:val="555555"/>
          <w:sz w:val="17"/>
        </w:rPr>
        <w:t>Table 1. The four defence layers used throughout this paper.</w:t>
      </w:r>
    </w:p>
    <w:p w14:paraId="0564F3C7" w14:textId="77777777" w:rsidR="00404798" w:rsidRDefault="00000000">
      <w:pPr>
        <w:jc w:val="both"/>
      </w:pPr>
      <w:r>
        <w:t>We will reuse the separation score Sep(M) of Zverev et al. (2025) as a drift metric in Section 6. Sep(M) quantifies how well a model keeps instructions and data apart; a value of zero under zero observed violations is a statistical floor artifact, not evidence of perfect separation, and we flag it as such wherever it appears.</w:t>
      </w:r>
    </w:p>
    <w:p w14:paraId="0CE8CC06" w14:textId="0E993622" w:rsidR="00404798" w:rsidRDefault="00000000">
      <w:pPr>
        <w:pStyle w:val="Titre1"/>
      </w:pPr>
      <w:r>
        <w:t>3. Three contemporary breaks across δ-0 to δ-2</w:t>
      </w:r>
    </w:p>
    <w:p w14:paraId="59E7B488" w14:textId="758F31EA" w:rsidR="00404798" w:rsidRDefault="00000000">
      <w:pPr>
        <w:pStyle w:val="Titre2"/>
      </w:pPr>
      <w:r>
        <w:t>3.1 δ-0: alignment can be removed, and is shallow by construction</w:t>
      </w:r>
    </w:p>
    <w:p w14:paraId="2905A1A5" w14:textId="77777777" w:rsidR="00404798" w:rsidRDefault="00000000">
      <w:pPr>
        <w:jc w:val="both"/>
      </w:pPr>
      <w:r>
        <w:rPr>
          <w:b/>
        </w:rPr>
        <w:t xml:space="preserve">Empirical break. </w:t>
      </w:r>
      <w:r>
        <w:t>Russinovich et al. (2026), in GRP-Obliteration (arXiv:2602.06258), show that a single unlabelled prompt, exploiting Group Relative Policy Optimization (GRPO), can unalign safety-trained models while largely preserving their utility. The precise claim matters: the method unaligns rather than provably erasing all latent safety; we adopt the authors' own wording and avoid stronger language than the paper supports.</w:t>
      </w:r>
    </w:p>
    <w:p w14:paraId="5817016B" w14:textId="2D981E3C" w:rsidR="00404798" w:rsidRDefault="00000000">
      <w:pPr>
        <w:jc w:val="both"/>
      </w:pPr>
      <w:r>
        <w:rPr>
          <w:b/>
        </w:rPr>
        <w:t xml:space="preserve">Gradient analysis. </w:t>
      </w:r>
      <w:r>
        <w:t>A separate gradient analysis of RLHF (Why Is RLHF Alignment Shallow?, arXiv:2603.04851, 2026) explains why δ-0 is structurally shallow. Using a martingale decomposition of sequence-level harm, the gradient at token position t equals the covariance between the conditional expected harm and the score function, and it vanishes for positions beyond the point at which the output's harmfulness is already decided (the harm horizon). The consequence is that standard alignment objectives cannot, on their own, produce deep alignment. We are careful not to overstate the link to the previous paragraph: shallowness (early-token concentration of the gradient) and single-prompt unalignment are complementary pieces of evidence, not a single deductive chain. The shallowness result does not by itself prove that any given model is trivially erasable.</w:t>
      </w:r>
    </w:p>
    <w:p w14:paraId="059E54D8" w14:textId="2C7A090D" w:rsidR="00404798" w:rsidRDefault="00000000">
      <w:pPr>
        <w:pStyle w:val="Titre2"/>
      </w:pPr>
      <w:r>
        <w:lastRenderedPageBreak/>
        <w:t>3.2 δ-1: system prompts and retrieval can be persistently poisoned</w:t>
      </w:r>
    </w:p>
    <w:p w14:paraId="26299652" w14:textId="77777777" w:rsidR="00404798" w:rsidRDefault="00000000">
      <w:pPr>
        <w:jc w:val="both"/>
      </w:pPr>
      <w:r>
        <w:t>Li et al. (2025), in System Prompt Poisoning (arXiv:2505.06493), show that the system prompt can be persistently corrupted through three named poisoning strategies (brute-force, in-context, and chain-of-thought), evaluated across four attack scenarios. Unlike user-level injection, which affects a single query, poisoning the privileged instruction layer affects all subsequent sessions until the system prompt is inspected and repaired. The authors report that the attack remains effective under chain-of-thought and retrieval-augmented prompting, and that current black-box prompt-injection defences do not mitigate it.</w:t>
      </w:r>
    </w:p>
    <w:p w14:paraId="247895F1" w14:textId="77777777" w:rsidR="00404798" w:rsidRDefault="00000000">
      <w:pPr>
        <w:jc w:val="both"/>
      </w:pPr>
      <w:r>
        <w:t>Two further results suggest, but to our knowledge do not yet jointly demonstrate at scale, that the same logic extends to the retrieval layer of RAG systems (compound prompt injection plus database poisoning, and persistent vector-store poisoning). We have not been able to verify the specific figures attached to those two results against primary sources, so we report them as directional and flag them in Annex A rather than stating numbers we cannot confirm.</w:t>
      </w:r>
    </w:p>
    <w:p w14:paraId="411D0356" w14:textId="5CFE75F5" w:rsidR="00404798" w:rsidRDefault="00000000">
      <w:pPr>
        <w:pStyle w:val="Titre2"/>
      </w:pPr>
      <w:r>
        <w:t>3.3 δ-2: LLM judges and guardrails can be evaded at high rates</w:t>
      </w:r>
    </w:p>
    <w:p w14:paraId="1115CA58" w14:textId="77777777" w:rsidR="00404798" w:rsidRDefault="00000000">
      <w:pPr>
        <w:jc w:val="both"/>
      </w:pPr>
      <w:r>
        <w:t>AdvJudge-Zero (Li et al., 2025, arXiv:2512.17375) shows that the binary verdict of an LLM-as-a-judge reduces to a single linear readout on one hidden state, and that short, low-perplexity control tokens, sampled from the judge's own next-token distribution with no manual seeds and no gradient optimisation, can flip the verdict from a correct No to an incorrect Yes. The method reaches above ninety percent ensemble false-positive rate on 22 of 24 model-by-dataset cells across six Qwen, Llama and Gemma judges, and the discovered surface transfers to a 70B scalar reward model. We note for accuracy that the original setting is reward-hacking in RLHF and RLVR pipelines; the read-across to safety guardrails is an extrapolation that we make explicit rather than assume.</w:t>
      </w:r>
    </w:p>
    <w:p w14:paraId="0C004C1E" w14:textId="77777777" w:rsidR="00404798" w:rsidRDefault="00000000">
      <w:pPr>
        <w:jc w:val="both"/>
      </w:pPr>
      <w:r>
        <w:t>Hackett et al. (2025), Bypassing LLM Guardrails (LLMSEC 2025, arXiv:2504.11168), independently demonstrate evasion of six production and open-source protection systems, including Microsoft Azure Prompt Shield and Meta Prompt Guard, using twelve character-injection techniques and eight adversarial-ML evasion methods. Evasion reaches full success in specific technique-by-guardrail cases (for example emoji and Unicode-tag smuggling), with per-guardrail average attack success rates in the range of roughly sixty to ninety percent; we avoid the blanket claim that all six are bypassed at one hundred percent. Their word-importance-ranking transferability lets an attacker optimise offline on a white-box model and transfer to a black-box target.</w:t>
      </w:r>
    </w:p>
    <w:p w14:paraId="0274CC94" w14:textId="4E3684FD" w:rsidR="00404798" w:rsidRDefault="00000000">
      <w:pPr>
        <w:jc w:val="both"/>
      </w:pPr>
      <w:r>
        <w:t>Wang et al. (2026), in the IEEE S&amp;P 2026 Systematization of Knowledge on jailbreak guardrails (arXiv:2506.10597), provide the framing: across a six-dimensional taxonomy and a Security-Efficiency-Utility evaluation, no single guardrail dominates on all dimensions. A portfolio of δ-2 defences therefore contains exploitable gaps that an automated procedure can find and chain. The δ-2 defences that survive both AdvJudge-Zero and Hackett are, in practice, the deterministic ones that do not rely on LLM judgement, which is what motivates δ-3.</w:t>
      </w:r>
    </w:p>
    <w:p w14:paraId="55D90DA6" w14:textId="77777777" w:rsidR="00404798" w:rsidRDefault="00000000">
      <w:pPr>
        <w:pStyle w:val="Titre2"/>
      </w:pPr>
      <w:r>
        <w:t>3.4 On composability</w:t>
      </w:r>
    </w:p>
    <w:p w14:paraId="02ED88E1" w14:textId="244A3500" w:rsidR="00404798" w:rsidRDefault="00000000">
      <w:pPr>
        <w:jc w:val="both"/>
      </w:pPr>
      <w:r>
        <w:t>The three breaks target different layers, and an adversary could in principle combine them. We stress that this composition is conjectural. We are not aware of a single peer-reviewed study that demonstrates an end-to-end campaign chaining δ-0 unalignment, δ-1 poisoning and δ-2 evasion against one deployed system. Presenting the Triple Convergence as a demonstrated combined attack would overstate the evidence; we present it as a co-occurrence of independently demonstrated breaks whose composition is a research question.</w:t>
      </w:r>
    </w:p>
    <w:p w14:paraId="6DA8D59C" w14:textId="77777777" w:rsidR="00404798" w:rsidRDefault="00000000">
      <w:pPr>
        <w:pStyle w:val="Titre1"/>
      </w:pPr>
      <w:r>
        <w:lastRenderedPageBreak/>
        <w:t>4. Implications for medical AI</w:t>
      </w:r>
    </w:p>
    <w:p w14:paraId="0117B285" w14:textId="77777777" w:rsidR="00404798" w:rsidRDefault="00000000">
      <w:pPr>
        <w:jc w:val="both"/>
      </w:pPr>
      <w:r>
        <w:t>The medical domain amplifies the threat through an authority gradient: patients and, at times, clinicians extend implicit trust to AI output. We summarise the verifiable evidence and are explicit about scope.</w:t>
      </w:r>
    </w:p>
    <w:p w14:paraId="052851A4" w14:textId="77777777" w:rsidR="00404798" w:rsidRDefault="00000000">
      <w:pPr>
        <w:jc w:val="both"/>
      </w:pPr>
      <w:r>
        <w:rPr>
          <w:b/>
        </w:rPr>
        <w:t xml:space="preserve">Multi-turn degradation. </w:t>
      </w:r>
      <w:r>
        <w:t>Liu et al. (2026) introduce JMedEthicBench (arXiv:2601.01627), a multi-turn conversational benchmark for medical safety in Japanese, built on sixty-seven Japan Medical Association guidelines, with over fifty thousand adversarial conversations generated by seven automatically discovered jailbreak strategies. Across twenty-seven models, median safety scores decline from 9.5 to 5.0 across turns (p &lt; 0.001), and, notably, medical-specialised models are more vulnerable than commercial general-purpose models. We flag that the benchmark is Japanese-specific; safety behaviour may not transfer across languages and cultures.</w:t>
      </w:r>
    </w:p>
    <w:p w14:paraId="76D0B254" w14:textId="77777777" w:rsidR="00404798" w:rsidRDefault="00000000">
      <w:pPr>
        <w:jc w:val="both"/>
      </w:pPr>
      <w:r>
        <w:rPr>
          <w:b/>
        </w:rPr>
        <w:t xml:space="preserve">Clinical harm versus instruction compliance. </w:t>
      </w:r>
      <w:r>
        <w:t>Lee et al. (2026) introduce MPIB (arXiv:2602.06268), a medical prompt-injection benchmark of 9,697 clinically grounded instances spanning four scenario families and two injection vectors, covering direct and RAG-mediated injection. Its key metric is the Clinical Harm Event Rate (CHER), reported alongside Attack Success Rate (ASR) on an outcome-based severity scale (0 to 4). The central finding is that ASR and CHER can diverge substantially, and that robustness depends critically on whether the adversarial instruction appears in the user query or in retrieved context. This separation of clinical harm from mere policy violation is, in our view, the right evaluation posture for the domain.</w:t>
      </w:r>
    </w:p>
    <w:p w14:paraId="3F563D3B" w14:textId="77777777" w:rsidR="00404798" w:rsidRDefault="00000000">
      <w:pPr>
        <w:jc w:val="both"/>
      </w:pPr>
      <w:r>
        <w:rPr>
          <w:b/>
        </w:rPr>
        <w:t xml:space="preserve">A domain-general capability that medical systems inherit. </w:t>
      </w:r>
      <w:r>
        <w:t>Hagendorff, Derner and Oliver (2026), in Nature Communications (arXiv:2508.04039), show that four large reasoning models, acting as autonomous adversaries against nine widely used target models over a benchmark of seventy harmful prompts across seven sensitive domains, reach an overall jailbreak success rate of 97.14%. We state plainly that this is a domain-general result, not a medical-specific one: the targets are general-purpose models and the benchmark is not clinical. Its relevance here is that medical deployments inherit this capability rather than being its subject.</w:t>
      </w:r>
    </w:p>
    <w:p w14:paraId="6A77CCA2" w14:textId="77777777" w:rsidR="00404798" w:rsidRDefault="00000000">
      <w:pPr>
        <w:jc w:val="both"/>
      </w:pPr>
      <w:del w:id="9001" w:author="Claude" w:date="2026-06-03T00:00:00Z">
        <w:r>
          <w:delText xml:space="preserve">We deliberately omit two figures that circulated in an earlier draft, a 94.4% medical ASR and a 91.7% Category-X drug-recommendation rate, because we could not trace them to a verifiable primary source under the citation they were attached to. We prefer a smaller set of confirmed numbers to a larger set of unverifiable ones.</w:delText>
        </w:r>
      </w:del>
      <w:ins w:id="9002" w:author="Claude" w:date="2026-06-03T00:00:00Z">
        <w:r>
          <w:t xml:space="preserve">Direct medical evidence. Lee et al. (2025), in JAMA Network Open (DOI:10.1001/jamanetworkopen.2025.49963), report a 94.4% injection success rate (102 of 108 injections at the primary decision turn) across six LLMs over twelve clinical scenarios, rising to 91.7% (33 of 36) in extreme high-harm cases involving FDA Category X drugs such as thalidomide. We note this is a medical-advice result, not a surgical one; we treat it as a [PROJECTION] when transposed to the surgical-robot setting that is our focus.</w:t>
        </w:r>
      </w:ins>
    </w:p>
    <w:p w14:paraId="10F258A4" w14:textId="26C09AD1" w:rsidR="00404798" w:rsidRDefault="00000000">
      <w:pPr>
        <w:pStyle w:val="Titre1"/>
      </w:pPr>
      <w:r>
        <w:t>5. AEGIS: a δ-3 implementation</w:t>
      </w:r>
    </w:p>
    <w:p w14:paraId="3C3F53BC" w14:textId="61689C92" w:rsidR="00404798" w:rsidRDefault="00000000">
      <w:pPr>
        <w:jc w:val="both"/>
      </w:pPr>
      <w:r>
        <w:t>AEGIS (Adversarial Evaluation and Guardrail Integration System) is a prototype medical-AI security platform developed as part of a doctoral thesis at ENS Paris-Saclay. It implements the full δ-0 to δ-3 stack with emphasis on δ-3. It runs as a multi-agent system with heterogeneous local model backends via Ollama, a FastAPI orchestrator and a red-team laboratory. The primary medical model, the security audit agent and the deterministic validation layer are kept separate so that a single compromised component cannot validate its own output.</w:t>
      </w:r>
    </w:p>
    <w:p w14:paraId="647C2A10" w14:textId="3C2ECF73" w:rsidR="00404798" w:rsidRDefault="00000000">
      <w:pPr>
        <w:jc w:val="both"/>
      </w:pPr>
      <w:r>
        <w:t>AEGIS implements five δ-3 techniques. We are careful to distinguish input-side sanitisation from output-side validation, because the two are sometimes conflated. Technique 1 operates on inputs; the remaining four operate on or around model outputs.</w:t>
      </w:r>
    </w:p>
    <w:tbl>
      <w:tblPr>
        <w:tblStyle w:val="Grilledutableau"/>
        <w:tblW w:w="0" w:type="auto"/>
        <w:jc w:val="center"/>
        <w:tblLook w:val="04A0" w:firstRow="1" w:lastRow="0" w:firstColumn="1" w:lastColumn="0" w:noHBand="0" w:noVBand="1"/>
      </w:tblPr>
      <w:tblGrid>
        <w:gridCol w:w="453"/>
        <w:gridCol w:w="2266"/>
        <w:gridCol w:w="907"/>
        <w:gridCol w:w="5436"/>
      </w:tblGrid>
      <w:tr w:rsidR="00404798" w14:paraId="0DE0BB3F" w14:textId="77777777">
        <w:trPr>
          <w:tblHeader/>
          <w:jc w:val="center"/>
        </w:trPr>
        <w:tc>
          <w:tcPr>
            <w:tcW w:w="454" w:type="dxa"/>
            <w:shd w:val="clear" w:color="auto" w:fill="1F3B57"/>
          </w:tcPr>
          <w:p w14:paraId="0A668EB1" w14:textId="77777777" w:rsidR="00404798" w:rsidRDefault="00000000">
            <w:r>
              <w:rPr>
                <w:b/>
                <w:color w:val="FFFFFF"/>
                <w:sz w:val="19"/>
              </w:rPr>
              <w:t>#</w:t>
            </w:r>
          </w:p>
        </w:tc>
        <w:tc>
          <w:tcPr>
            <w:tcW w:w="2268" w:type="dxa"/>
            <w:shd w:val="clear" w:color="auto" w:fill="1F3B57"/>
          </w:tcPr>
          <w:p w14:paraId="1B7CDED7" w14:textId="77777777" w:rsidR="00404798" w:rsidRDefault="00000000">
            <w:r>
              <w:rPr>
                <w:b/>
                <w:color w:val="FFFFFF"/>
                <w:sz w:val="19"/>
              </w:rPr>
              <w:t>Technique</w:t>
            </w:r>
          </w:p>
        </w:tc>
        <w:tc>
          <w:tcPr>
            <w:tcW w:w="907" w:type="dxa"/>
            <w:shd w:val="clear" w:color="auto" w:fill="1F3B57"/>
          </w:tcPr>
          <w:p w14:paraId="207D9CF9" w14:textId="77777777" w:rsidR="00404798" w:rsidRDefault="00000000">
            <w:r>
              <w:rPr>
                <w:b/>
                <w:color w:val="FFFFFF"/>
                <w:sz w:val="19"/>
              </w:rPr>
              <w:t>Side</w:t>
            </w:r>
          </w:p>
        </w:tc>
        <w:tc>
          <w:tcPr>
            <w:tcW w:w="5443" w:type="dxa"/>
            <w:shd w:val="clear" w:color="auto" w:fill="1F3B57"/>
          </w:tcPr>
          <w:p w14:paraId="0DFBBF26" w14:textId="77777777" w:rsidR="00404798" w:rsidRDefault="00000000">
            <w:r>
              <w:rPr>
                <w:b/>
                <w:color w:val="FFFFFF"/>
                <w:sz w:val="19"/>
              </w:rPr>
              <w:t>What it does</w:t>
            </w:r>
          </w:p>
        </w:tc>
      </w:tr>
      <w:tr w:rsidR="00404798" w14:paraId="7EB20233" w14:textId="77777777">
        <w:trPr>
          <w:jc w:val="center"/>
        </w:trPr>
        <w:tc>
          <w:tcPr>
            <w:tcW w:w="454" w:type="dxa"/>
          </w:tcPr>
          <w:p w14:paraId="017C1A56" w14:textId="77777777" w:rsidR="00404798" w:rsidRDefault="00000000">
            <w:r>
              <w:rPr>
                <w:sz w:val="18"/>
              </w:rPr>
              <w:t>1</w:t>
            </w:r>
          </w:p>
        </w:tc>
        <w:tc>
          <w:tcPr>
            <w:tcW w:w="2268" w:type="dxa"/>
          </w:tcPr>
          <w:p w14:paraId="110AFC6F" w14:textId="77777777" w:rsidR="00404798" w:rsidRDefault="00000000">
            <w:r>
              <w:rPr>
                <w:sz w:val="18"/>
              </w:rPr>
              <w:t>Sanitiser (15 detectors)</w:t>
            </w:r>
          </w:p>
        </w:tc>
        <w:tc>
          <w:tcPr>
            <w:tcW w:w="907" w:type="dxa"/>
          </w:tcPr>
          <w:p w14:paraId="6D82E1B9" w14:textId="77777777" w:rsidR="00404798" w:rsidRDefault="00000000">
            <w:r>
              <w:rPr>
                <w:sz w:val="18"/>
              </w:rPr>
              <w:t>Input</w:t>
            </w:r>
          </w:p>
        </w:tc>
        <w:tc>
          <w:tcPr>
            <w:tcW w:w="5443" w:type="dxa"/>
          </w:tcPr>
          <w:p w14:paraId="511A72C6" w14:textId="77777777" w:rsidR="00404798" w:rsidRDefault="00000000">
            <w:r>
              <w:rPr>
                <w:sz w:val="18"/>
              </w:rPr>
              <w:t xml:space="preserve">Byte-level filtering covering the twelve character-injection techniques catalogued by Hackett et al. (2025): homoglyphs, zero-width characters, Unicode normalisation, invisible separators. Operates </w:t>
              <w:lastRenderedPageBreak/>
              <w:t>before any LLM processing.</w:t>
            </w:r>
          </w:p>
        </w:tc>
      </w:tr>
      <w:tr w:rsidR="00404798" w14:paraId="6355E55E" w14:textId="77777777">
        <w:trPr>
          <w:jc w:val="center"/>
        </w:trPr>
        <w:tc>
          <w:tcPr>
            <w:tcW w:w="454" w:type="dxa"/>
            <w:shd w:val="clear" w:color="auto" w:fill="EEF3F8"/>
          </w:tcPr>
          <w:p w14:paraId="0E0B4A6D" w14:textId="77777777" w:rsidR="00404798" w:rsidRDefault="00000000">
            <w:r>
              <w:rPr>
                <w:sz w:val="18"/>
              </w:rPr>
              <w:lastRenderedPageBreak/>
              <w:t>2</w:t>
            </w:r>
          </w:p>
        </w:tc>
        <w:tc>
          <w:tcPr>
            <w:tcW w:w="2268" w:type="dxa"/>
            <w:shd w:val="clear" w:color="auto" w:fill="EEF3F8"/>
          </w:tcPr>
          <w:p w14:paraId="623300A7" w14:textId="77777777" w:rsidR="00404798" w:rsidRDefault="00000000">
            <w:r>
              <w:rPr>
                <w:sz w:val="18"/>
              </w:rPr>
              <w:t>Output pattern matching</w:t>
            </w:r>
          </w:p>
        </w:tc>
        <w:tc>
          <w:tcPr>
            <w:tcW w:w="907" w:type="dxa"/>
            <w:shd w:val="clear" w:color="auto" w:fill="EEF3F8"/>
          </w:tcPr>
          <w:p w14:paraId="59ACE454" w14:textId="77777777" w:rsidR="00404798" w:rsidRDefault="00000000">
            <w:r>
              <w:rPr>
                <w:sz w:val="18"/>
              </w:rPr>
              <w:t>Output</w:t>
            </w:r>
          </w:p>
        </w:tc>
        <w:tc>
          <w:tcPr>
            <w:tcW w:w="5443" w:type="dxa"/>
            <w:shd w:val="clear" w:color="auto" w:fill="EEF3F8"/>
          </w:tcPr>
          <w:p w14:paraId="58C0464D" w14:textId="77777777" w:rsidR="00404798" w:rsidRDefault="00000000">
            <w:r>
              <w:rPr>
                <w:sz w:val="18"/>
              </w:rPr>
              <w:t>Regex and rule filters for known harmful output patterns, such as dosage formats outside safe ranges and contraindicated combinations.</w:t>
            </w:r>
          </w:p>
        </w:tc>
      </w:tr>
      <w:tr w:rsidR="00404798" w14:paraId="7212FCED" w14:textId="77777777">
        <w:trPr>
          <w:jc w:val="center"/>
        </w:trPr>
        <w:tc>
          <w:tcPr>
            <w:tcW w:w="454" w:type="dxa"/>
          </w:tcPr>
          <w:p w14:paraId="714D287A" w14:textId="77777777" w:rsidR="00404798" w:rsidRDefault="00000000">
            <w:r>
              <w:rPr>
                <w:sz w:val="18"/>
              </w:rPr>
              <w:t>3</w:t>
            </w:r>
          </w:p>
        </w:tc>
        <w:tc>
          <w:tcPr>
            <w:tcW w:w="2268" w:type="dxa"/>
          </w:tcPr>
          <w:p w14:paraId="3816CEA6" w14:textId="77777777" w:rsidR="00404798" w:rsidRDefault="00000000">
            <w:r>
              <w:rPr>
                <w:sz w:val="18"/>
              </w:rPr>
              <w:t>Structural validation</w:t>
            </w:r>
          </w:p>
        </w:tc>
        <w:tc>
          <w:tcPr>
            <w:tcW w:w="907" w:type="dxa"/>
          </w:tcPr>
          <w:p w14:paraId="5E0299BC" w14:textId="77777777" w:rsidR="00404798" w:rsidRDefault="00000000">
            <w:r>
              <w:rPr>
                <w:sz w:val="18"/>
              </w:rPr>
              <w:t>Output</w:t>
            </w:r>
          </w:p>
        </w:tc>
        <w:tc>
          <w:tcPr>
            <w:tcW w:w="5443" w:type="dxa"/>
          </w:tcPr>
          <w:p w14:paraId="24D09C90" w14:textId="77777777" w:rsidR="00404798" w:rsidRDefault="00000000">
            <w:r>
              <w:rPr>
                <w:sz w:val="18"/>
              </w:rPr>
              <w:t>Schema enforcement: required safety fields in JSON, mandatory disclaimer sections in clinical recommendations.</w:t>
            </w:r>
          </w:p>
        </w:tc>
      </w:tr>
      <w:tr w:rsidR="00404798" w14:paraId="61F7E199" w14:textId="77777777">
        <w:trPr>
          <w:jc w:val="center"/>
        </w:trPr>
        <w:tc>
          <w:tcPr>
            <w:tcW w:w="454" w:type="dxa"/>
            <w:shd w:val="clear" w:color="auto" w:fill="EEF3F8"/>
          </w:tcPr>
          <w:p w14:paraId="5D7E0E47" w14:textId="77777777" w:rsidR="00404798" w:rsidRDefault="00000000">
            <w:r>
              <w:rPr>
                <w:sz w:val="18"/>
              </w:rPr>
              <w:t>4</w:t>
            </w:r>
          </w:p>
        </w:tc>
        <w:tc>
          <w:tcPr>
            <w:tcW w:w="2268" w:type="dxa"/>
            <w:shd w:val="clear" w:color="auto" w:fill="EEF3F8"/>
          </w:tcPr>
          <w:p w14:paraId="47F68F23" w14:textId="77777777" w:rsidR="00404798" w:rsidRDefault="00000000">
            <w:r>
              <w:rPr>
                <w:sz w:val="18"/>
              </w:rPr>
              <w:t>Embedding-space monitoring</w:t>
            </w:r>
          </w:p>
        </w:tc>
        <w:tc>
          <w:tcPr>
            <w:tcW w:w="907" w:type="dxa"/>
            <w:shd w:val="clear" w:color="auto" w:fill="EEF3F8"/>
          </w:tcPr>
          <w:p w14:paraId="58DE0748" w14:textId="77777777" w:rsidR="00404798" w:rsidRDefault="00000000">
            <w:r>
              <w:rPr>
                <w:sz w:val="18"/>
              </w:rPr>
              <w:t>Output</w:t>
            </w:r>
          </w:p>
        </w:tc>
        <w:tc>
          <w:tcPr>
            <w:tcW w:w="5443" w:type="dxa"/>
            <w:shd w:val="clear" w:color="auto" w:fill="EEF3F8"/>
          </w:tcPr>
          <w:p w14:paraId="58CA3FA1" w14:textId="77777777" w:rsidR="00404798" w:rsidRDefault="00000000">
            <w:r>
              <w:rPr>
                <w:sz w:val="18"/>
              </w:rPr>
              <w:t>Threshold monitoring of output embeddings for drift, using Sep(M) with at least thirty samples per condition for statistical validity.</w:t>
            </w:r>
          </w:p>
        </w:tc>
      </w:tr>
      <w:tr w:rsidR="00404798" w14:paraId="54C7455E" w14:textId="77777777">
        <w:trPr>
          <w:jc w:val="center"/>
        </w:trPr>
        <w:tc>
          <w:tcPr>
            <w:tcW w:w="454" w:type="dxa"/>
          </w:tcPr>
          <w:p w14:paraId="7D9689D0" w14:textId="77777777" w:rsidR="00404798" w:rsidRDefault="00000000">
            <w:r>
              <w:rPr>
                <w:sz w:val="18"/>
              </w:rPr>
              <w:t>5</w:t>
            </w:r>
          </w:p>
        </w:tc>
        <w:tc>
          <w:tcPr>
            <w:tcW w:w="2268" w:type="dxa"/>
          </w:tcPr>
          <w:p w14:paraId="1331EB99" w14:textId="77777777" w:rsidR="00404798" w:rsidRDefault="00000000">
            <w:r>
              <w:rPr>
                <w:sz w:val="18"/>
              </w:rPr>
              <w:t>Multi-agent cross-validation</w:t>
            </w:r>
          </w:p>
        </w:tc>
        <w:tc>
          <w:tcPr>
            <w:tcW w:w="907" w:type="dxa"/>
          </w:tcPr>
          <w:p w14:paraId="7D2809F2" w14:textId="77777777" w:rsidR="00404798" w:rsidRDefault="00000000">
            <w:r>
              <w:rPr>
                <w:sz w:val="18"/>
              </w:rPr>
              <w:t>Output</w:t>
            </w:r>
          </w:p>
        </w:tc>
        <w:tc>
          <w:tcPr>
            <w:tcW w:w="5443" w:type="dxa"/>
          </w:tcPr>
          <w:p w14:paraId="0412800E" w14:textId="77777777" w:rsidR="00404798" w:rsidRDefault="00000000">
            <w:r>
              <w:rPr>
                <w:sz w:val="18"/>
              </w:rPr>
              <w:t>Outputs of the primary model are evaluated by a security audit agent on a different backend.</w:t>
            </w:r>
          </w:p>
        </w:tc>
      </w:tr>
    </w:tbl>
    <w:p w14:paraId="7BBD0E65" w14:textId="2B95D4A7" w:rsidR="00404798" w:rsidRDefault="00000000">
      <w:pPr>
        <w:spacing w:after="200"/>
      </w:pPr>
      <w:r>
        <w:rPr>
          <w:i/>
          <w:color w:val="555555"/>
          <w:sz w:val="17"/>
        </w:rPr>
        <w:t>Table 2. The five δ-3 techniques implemented in AEGIS.</w:t>
      </w:r>
    </w:p>
    <w:p w14:paraId="1EDE446F" w14:textId="15171145" w:rsidR="00404798" w:rsidRDefault="00000000">
      <w:pPr>
        <w:jc w:val="both"/>
      </w:pPr>
      <w:r>
        <w:t>On novelty, we are deliberately cautious. In our working corpus we did not find a concrete, deployed δ-3 output-validation pipeline of this kind. We do not claim to be unique in the literature or to be a year ahead of it; establishing that would require a systematic, reproducible search with explicit inclusion criteria, which we have not yet performed. We state only what we can support: we are not aware of an equivalent deployed system in the papers we reviewed.</w:t>
      </w:r>
    </w:p>
    <w:p w14:paraId="4FF42705" w14:textId="77777777" w:rsidR="00404798" w:rsidRDefault="00000000">
      <w:pPr>
        <w:pStyle w:val="Titre1"/>
      </w:pPr>
      <w:r>
        <w:t>6. Proposed experimental validation</w:t>
      </w:r>
    </w:p>
    <w:p w14:paraId="6489DCB5" w14:textId="77777777" w:rsidR="00404798" w:rsidRDefault="00000000">
      <w:pPr>
        <w:jc w:val="both"/>
      </w:pPr>
      <w:r>
        <w:rPr>
          <w:b/>
        </w:rPr>
        <w:t xml:space="preserve">Responsible disclosure. </w:t>
      </w:r>
      <w:r>
        <w:t>Every technique referenced in the protocol below is already public and peer-reviewed or under review at a recognised venue; we add no new offensive capability. The protocol is executed exclusively on local Ollama models inside a closed laboratory, with no third-party systems in scope. We recommend institutional ethics review before any external circulation of results.</w:t>
      </w:r>
    </w:p>
    <w:p w14:paraId="17E4E931" w14:textId="77777777" w:rsidR="00404798" w:rsidRDefault="00000000">
      <w:pPr>
        <w:jc w:val="both"/>
      </w:pPr>
      <w:r>
        <w:t>The protocol proceeds in four phases.</w:t>
      </w:r>
    </w:p>
    <w:p w14:paraId="43D2C3AF" w14:textId="2497164E" w:rsidR="00404798" w:rsidRDefault="00C91BD5">
      <w:pPr>
        <w:pStyle w:val="Listenumros"/>
        <w:jc w:val="both"/>
      </w:pPr>
      <w:r>
        <w:t>δ-0 unalignment simulation: apply the GRPO-based technique of Russinovich et al. (2026) to local models and measure ASR on a standard injection benchmark before and after.</w:t>
      </w:r>
    </w:p>
    <w:p w14:paraId="07A9E3F9" w14:textId="47243A59" w:rsidR="00404798" w:rsidRDefault="00C91BD5">
      <w:pPr>
        <w:pStyle w:val="Listenumros"/>
        <w:jc w:val="both"/>
      </w:pPr>
      <w:r>
        <w:t>δ-1 poisoning: inject adversarial content into the system prompt and the retrieval store using the strategies of Li et al. (2025), and verify persistence across sessions.</w:t>
      </w:r>
    </w:p>
    <w:p w14:paraId="1B9B814E" w14:textId="368768D5" w:rsidR="00404798" w:rsidRDefault="00C91BD5">
      <w:pPr>
        <w:pStyle w:val="Listenumros"/>
        <w:jc w:val="both"/>
      </w:pPr>
      <w:r>
        <w:t>δ-2 evasion: apply the character-injection techniques of Hackett et al. (2025) and the control-token procedure of AdvJudge-Zero against the AEGIS judge, and measure the evasion rate.</w:t>
      </w:r>
    </w:p>
    <w:p w14:paraId="37BC4981" w14:textId="4D92138E" w:rsidR="00404798" w:rsidRDefault="00C91BD5">
      <w:pPr>
        <w:pStyle w:val="Listenumros"/>
        <w:jc w:val="both"/>
      </w:pPr>
      <w:r>
        <w:t>δ-3 resilience: with the three layers degraded, measure the residual safety provided by δ-3 alone. The hypothesis is that deterministic validation preserves an acceptable safety level for the subset of harms that have a detectable surface form; see Section 7.2 for why this is a partial claim.</w:t>
      </w:r>
    </w:p>
    <w:p w14:paraId="4D5CAE3B" w14:textId="77777777" w:rsidR="00404798" w:rsidRDefault="00000000">
      <w:pPr>
        <w:jc w:val="both"/>
      </w:pPr>
      <w:r>
        <w:t>Metrics: ASR; Sep(M) of Zverev et al. (2025), with at least thirty samples per condition and the floor-artifact caveat made explicit; and CHER of Lee et al. (2026) for clinical-harm severity. We report this protocol as proposed. It has not been run, and no results should be inferred from this paper.</w:t>
      </w:r>
    </w:p>
    <w:p w14:paraId="7794FB80" w14:textId="77777777" w:rsidR="00404798" w:rsidRDefault="00000000">
      <w:pPr>
        <w:pStyle w:val="Titre1"/>
      </w:pPr>
      <w:r>
        <w:t>7. Discussion</w:t>
      </w:r>
    </w:p>
    <w:p w14:paraId="2981572F" w14:textId="77777777" w:rsidR="00404798" w:rsidRDefault="00000000">
      <w:pPr>
        <w:pStyle w:val="Titre2"/>
      </w:pPr>
      <w:r>
        <w:t>7.1 ASIDE as a partial counter-argument</w:t>
      </w:r>
    </w:p>
    <w:p w14:paraId="61FA7F50" w14:textId="77EFCA52" w:rsidR="00404798" w:rsidRDefault="00000000">
      <w:pPr>
        <w:jc w:val="both"/>
      </w:pPr>
      <w:r>
        <w:t xml:space="preserve">The strongest challenge to the importance we place on δ-3 is architectural. Zverev et al. (2025), in ASIDE (arXiv:2503.10566, ICLR 2025 Building Trust workshop), apply a fixed orthogonal rotation to data-token embeddings, achieving instruction-data separation that is detectable from the first transformer layer, with no additional parameters and without loss of utility, and improved robustness to injection benchmarks even without dedicated safety training. In principle, a robust architectural separation could strengthen δ-0 directly. Three caveats temper this: ASIDE is not yet a production deployment; it has not, to our </w:t>
        <w:lastRenderedPageBreak/>
        <w:t>knowledge, been stress-tested against adaptive attackers aware of the rotation; and it addresses instruction-data separation, not δ-1 retrieval poisoning or δ-2 judge evasion. ASIDE is the most promising path to a stronger δ-0, and it weakens, without removing, the case for relying on δ-3.</w:t>
      </w:r>
    </w:p>
    <w:p w14:paraId="61F306B6" w14:textId="198F6FD7" w:rsidR="00404798" w:rsidRDefault="00000000">
      <w:pPr>
        <w:pStyle w:val="Titre2"/>
      </w:pPr>
      <w:r>
        <w:t>7.2 The limits of δ-3 (completeness)</w:t>
      </w:r>
    </w:p>
    <w:p w14:paraId="43556E7A" w14:textId="7150F28A" w:rsidR="00404798" w:rsidRDefault="00000000">
      <w:pPr>
        <w:jc w:val="both"/>
      </w:pPr>
      <w:r>
        <w:t>Deterministic validation is not a complete defence, and we want to be the first to say so. Three limits are structural. First, pattern-based filters inherit the weaknesses of any classifier on adversarial input: the same character-injection and homoglyph tricks that defeat δ-2 detectors can be aimed at regex and rule filters, and an adversary who controls the output distribution can search for evasions. Second, much clinical harm has no fixed surface form. A contraindicated recommendation phrased in fluent, plausible prose may satisfy every schema and match no harmful pattern, while still being dangerous; deterministic rules catch the harms that are legible at the surface, not the ones that require clinical judgement. Third, input sanitisation and output validation are different problems, and coverage of input attacks (for example the twelve Hackett techniques) does not transfer to coverage of harmful outputs. For these reasons we frame δ-3 as a necessary complement that closes a specific class of gaps left by the probabilistic layers, not as a sufficient or terminal defence.</w:t>
      </w:r>
    </w:p>
    <w:p w14:paraId="3F7C098C" w14:textId="77777777" w:rsidR="00404798" w:rsidRDefault="00000000">
      <w:pPr>
        <w:pStyle w:val="Titre2"/>
      </w:pPr>
      <w:r>
        <w:t>7.3 The reasoning paradox (a conjecture)</w:t>
      </w:r>
    </w:p>
    <w:p w14:paraId="148727CA" w14:textId="77777777" w:rsidR="00404798" w:rsidRDefault="00000000">
      <w:pPr>
        <w:jc w:val="both"/>
      </w:pPr>
      <w:r>
        <w:t>A recurring conjecture in our work is that reasoning capability and security may be negatively correlated. The evidence is suggestive but not conclusive: large reasoning models reach very high autonomous jailbreak rates (Hagendorff et al., 2026); a reasoning-training tool, GRPO, is repurposed for unalignment (Russinovich et al., 2026); and defensive uses of reasoning still leave a residual bypass rate that is unacceptable in a clinical setting. We present this as a conjecture to be tested, not as an established law, and we attach no confidence score to it.</w:t>
      </w:r>
    </w:p>
    <w:p w14:paraId="200E2163" w14:textId="77777777" w:rsidR="00404798" w:rsidRDefault="00000000">
      <w:pPr>
        <w:pStyle w:val="Titre2"/>
      </w:pPr>
      <w:r>
        <w:t>7.4 Limitations</w:t>
      </w:r>
    </w:p>
    <w:p w14:paraId="5923A4DC" w14:textId="77777777" w:rsidR="00404798" w:rsidRDefault="00000000">
      <w:pPr>
        <w:pStyle w:val="Listenumros"/>
        <w:jc w:val="both"/>
      </w:pPr>
      <w:r>
        <w:t>This is a position paper. The Triple Convergence is a synthesis of published breaks, not a controlled experiment; the protocol of Section 6 has not been executed.</w:t>
      </w:r>
    </w:p>
    <w:p w14:paraId="47787A37" w14:textId="77777777" w:rsidR="00404798" w:rsidRDefault="00000000">
      <w:pPr>
        <w:pStyle w:val="Listenumros"/>
        <w:jc w:val="both"/>
      </w:pPr>
      <w:r>
        <w:t>Some cited evidence is domain-general (the 97.14% LRM result) or single-language (the Japanese JMedEthicBench); neither maps cleanly onto an English-language clinical deployment.</w:t>
      </w:r>
    </w:p>
    <w:p w14:paraId="73F57834" w14:textId="77777777" w:rsidR="00404798" w:rsidRDefault="00000000">
      <w:pPr>
        <w:pStyle w:val="Listenumros"/>
        <w:jc w:val="both"/>
      </w:pPr>
      <w:r>
        <w:t>Composability of the three breaks is assumed, not demonstrated (Section 3.4).</w:t>
      </w:r>
    </w:p>
    <w:p w14:paraId="2B115622" w14:textId="3B8DB92A" w:rsidR="00404798" w:rsidRDefault="00C91BD5">
      <w:pPr>
        <w:pStyle w:val="Listenumros"/>
        <w:jc w:val="both"/>
      </w:pPr>
      <w:r>
        <w:t>δ-3 is necessary but not sufficient (Section 7.2); its coverage is bounded by the legibility of harm at the output surface.</w:t>
      </w:r>
    </w:p>
    <w:p w14:paraId="532217EA" w14:textId="77777777" w:rsidR="00404798" w:rsidRDefault="00000000">
      <w:pPr>
        <w:pStyle w:val="Listenumros"/>
        <w:jc w:val="both"/>
      </w:pPr>
      <w:r>
        <w:t>A subset of references in the source material could not be verified against primary sources within this revision; their status is recorded in Annex A, and claims resting on them have been softened or removed.</w:t>
      </w:r>
    </w:p>
    <w:p w14:paraId="5DFC435F" w14:textId="77777777" w:rsidR="00404798" w:rsidRDefault="00000000">
      <w:pPr>
        <w:pStyle w:val="Titre1"/>
      </w:pPr>
      <w:r>
        <w:t>8. Conclusion</w:t>
      </w:r>
    </w:p>
    <w:p w14:paraId="31B18BC6" w14:textId="334463EB" w:rsidR="00404798" w:rsidRDefault="00000000">
      <w:pPr>
        <w:jc w:val="both"/>
      </w:pPr>
      <w:r>
        <w:t>Three independent and contemporary results show that base alignment can be removed while utility is largely preserved, that system prompts and retrieval can be persistently poisoned, and that LLM judges and guardrails can be evaded at high rates. A gradient analysis explains why base alignment is shallow by construction. In a domain where clinical harm is the relevant outcome, deterministic output validation earns a place in the stack, as a necessary complement that closes specific gaps the probabilistic layers leave open. It is not a complete defence, and we have said where it fails. The honest summary is that the probabilistic layers are individually fragile, that their joint failure is plausible but not yet demonstrated end to end, and that the field would benefit from building and empirically testing deterministic δ-3 pipelines rather than assuming that any single layer suffices.</w:t>
      </w:r>
    </w:p>
    <w:p w14:paraId="034BF2DD" w14:textId="77777777" w:rsidR="00404798" w:rsidRDefault="00000000">
      <w:r>
        <w:lastRenderedPageBreak/>
        <w:br w:type="page"/>
      </w:r>
    </w:p>
    <w:p w14:paraId="13B0CA26" w14:textId="77777777" w:rsidR="00404798" w:rsidRDefault="00000000">
      <w:pPr>
        <w:pStyle w:val="Titre1"/>
      </w:pPr>
      <w:r>
        <w:lastRenderedPageBreak/>
        <w:t>References</w:t>
      </w:r>
    </w:p>
    <w:p w14:paraId="0047E0B0" w14:textId="77777777" w:rsidR="00404798" w:rsidRDefault="00000000">
      <w:pPr>
        <w:spacing w:after="100"/>
        <w:ind w:left="454" w:hanging="454"/>
      </w:pPr>
      <w:r>
        <w:rPr>
          <w:sz w:val="19"/>
        </w:rPr>
        <w:t>Andriushchenko, M., Croce, F., &amp; Flammarion, N. (2024). Jailbreaking Leading Safety-Aligned LLMs with Simple Adaptive Attacks. ICLR 2025. arXiv:2404.02151.</w:t>
      </w:r>
    </w:p>
    <w:p w14:paraId="608371FD" w14:textId="77777777" w:rsidR="00404798" w:rsidRDefault="00000000">
      <w:pPr>
        <w:spacing w:after="100"/>
        <w:ind w:left="454" w:hanging="454"/>
      </w:pPr>
      <w:r>
        <w:rPr>
          <w:sz w:val="19"/>
        </w:rPr>
        <w:t>Hackett, W., Birch, L., Trawicki, S., Suri, N., &amp; Garraghan, P. (2025). Bypassing LLM Guardrails: An Empirical Analysis of Evasion Attacks against Prompt Injection and Jailbreak Detection Systems. Workshop on LLM Security (LLMSEC), co-located with ACL 2025. arXiv:2504.11168.</w:t>
      </w:r>
    </w:p>
    <w:p w14:paraId="2DB8DDA4" w14:textId="77777777" w:rsidR="00404798" w:rsidRDefault="00000000">
      <w:pPr>
        <w:spacing w:after="100"/>
        <w:ind w:left="454" w:hanging="454"/>
      </w:pPr>
      <w:r>
        <w:rPr>
          <w:sz w:val="19"/>
        </w:rPr>
        <w:t>Hagendorff, T., Derner, E., &amp; Oliver, N. (2026). Large reasoning models are autonomous jailbreak agents. Nature Communications, 17, 1435. DOI 10.1038/s41467-026-69010-1. arXiv:2508.04039.</w:t>
      </w:r>
    </w:p>
    <w:p w14:paraId="0AB10001" w14:textId="0AB10001" w:rsidR="00404798" w:rsidRDefault="00000000">
      <w:pPr>
        <w:spacing w:after="100"/>
        <w:ind w:left="454" w:hanging="454"/>
        <w:rPr>
          <w:ins w:id="9011" w:author="Claude" w:date="2026-06-03T00:00:00Z"/>
          <w:sz w:val="19"/>
        </w:rPr>
      </w:pPr>
      <w:ins w:id="9012" w:author="Claude" w:date="2026-06-03T00:00:00Z">
        <w:r>
          <w:rPr>
            <w:sz w:val="19"/>
          </w:rPr>
          <w:t xml:space="preserve">Lee, R. W., Jun, T. J., Lee, J.-M., Cho, S. I., Park, H. J., &amp; Suh, J. (2025). Vulnerability of Large Language Models to Prompt Injection When Providing Medical Advice. JAMA Network Open. DOI:10.1001/jamanetworkopen.2025.49963.</w:t>
        </w:r>
      </w:ins>
    </w:p>
    <w:p w14:paraId="281B9F91" w14:textId="77777777" w:rsidR="00404798" w:rsidRDefault="00000000">
      <w:pPr>
        <w:spacing w:after="100"/>
        <w:ind w:left="454" w:hanging="454"/>
      </w:pPr>
      <w:r>
        <w:rPr>
          <w:sz w:val="19"/>
        </w:rPr>
        <w:t>Lee, J. et al. (2026). MPIB: A Benchmark for Medical Prompt Injection Attacks and Clinical Safety in LLMs. arXiv:2602.06268.</w:t>
      </w:r>
    </w:p>
    <w:p w14:paraId="46C53FFD" w14:textId="77777777" w:rsidR="00404798" w:rsidRDefault="00000000">
      <w:pPr>
        <w:spacing w:after="100"/>
        <w:ind w:left="454" w:hanging="454"/>
      </w:pPr>
      <w:r>
        <w:rPr>
          <w:sz w:val="19"/>
        </w:rPr>
        <w:t>Li, T.-L. et al. (2025). AdvJudge-Zero: Binary Decision Flips in LLM-as-a-Judge via Adversarial Control Tokens. arXiv:2512.17375.</w:t>
      </w:r>
    </w:p>
    <w:p w14:paraId="18349D3C" w14:textId="77777777" w:rsidR="00404798" w:rsidRDefault="00000000">
      <w:pPr>
        <w:spacing w:after="100"/>
        <w:ind w:left="454" w:hanging="454"/>
      </w:pPr>
      <w:r>
        <w:rPr>
          <w:sz w:val="19"/>
        </w:rPr>
        <w:t>Li, Z., Guo, J., &amp; Cai, H. (2025). System Prompt Poisoning: Persistent Attacks on Large Language Models Beyond User Injection. arXiv:2505.06493.</w:t>
      </w:r>
    </w:p>
    <w:p w14:paraId="3580D5D9" w14:textId="77777777" w:rsidR="00404798" w:rsidRDefault="00000000">
      <w:pPr>
        <w:spacing w:after="100"/>
        <w:ind w:left="454" w:hanging="454"/>
      </w:pPr>
      <w:r>
        <w:rPr>
          <w:sz w:val="19"/>
        </w:rPr>
        <w:t>Liu, J. et al. (2026). JMedEthicBench: A Multi-Turn Conversational Benchmark for Evaluating Medical Safety in Japanese Large Language Models. arXiv:2601.01627.</w:t>
      </w:r>
    </w:p>
    <w:p w14:paraId="2A98B183" w14:textId="77777777" w:rsidR="00404798" w:rsidRDefault="00000000">
      <w:pPr>
        <w:spacing w:after="100"/>
        <w:ind w:left="454" w:hanging="454"/>
      </w:pPr>
      <w:r>
        <w:rPr>
          <w:sz w:val="19"/>
        </w:rPr>
        <w:t>Russinovich, M., Cai, Y., Hines, K., Severi, G., Bullwinkel, B., &amp; Salem, A. (2026). GRP-Obliteration: Unaligning LLMs With a Single Unlabeled Prompt. arXiv:2602.06258.</w:t>
      </w:r>
    </w:p>
    <w:p w14:paraId="3EDEB399" w14:textId="77777777" w:rsidR="00404798" w:rsidRDefault="00000000">
      <w:pPr>
        <w:spacing w:after="100"/>
        <w:ind w:left="454" w:hanging="454"/>
      </w:pPr>
      <w:r>
        <w:rPr>
          <w:sz w:val="19"/>
        </w:rPr>
        <w:t>Wang, X., Ji, Z., Wang, W., Li, Z., Wu, D., &amp; Wang, S. (2026). SoK: Evaluating Jailbreak Guardrails for Large Language Models. IEEE Symposium on Security and Privacy (S&amp;P) 2026. arXiv:2506.10597.</w:t>
      </w:r>
    </w:p>
    <w:p w14:paraId="009CD997" w14:textId="77777777" w:rsidR="00404798" w:rsidRDefault="00000000">
      <w:pPr>
        <w:spacing w:after="100"/>
        <w:ind w:left="454" w:hanging="454"/>
      </w:pPr>
      <w:del w:id="9003" w:author="Claude" w:date="2026-06-03T00:00:00Z">
        <w:r>
          <w:rPr>
            <w:sz w:val="19"/>
          </w:rPr>
          <w:delText xml:space="preserve">Why Is RLHF Alignment Shallow? A Gradient Analysis (2026). arXiv:2603.04851. [Authorship to be confirmed against the arXiv record before submission.]</w:delText>
        </w:r>
      </w:del>
      <w:ins w:id="9004" w:author="Claude" w:date="2026-06-03T00:00:00Z">
        <w:r>
          <w:rPr>
            <w:sz w:val="19"/>
          </w:rPr>
          <w:t xml:space="preserve">Young, R. (2026). Why Is RLHF Alignment Shallow? A Gradient Analysis. arXiv:2603.04851.</w:t>
        </w:r>
      </w:ins>
    </w:p>
    <w:p w14:paraId="1C5423A4" w14:textId="77777777" w:rsidR="00404798" w:rsidRDefault="00000000">
      <w:pPr>
        <w:spacing w:after="100"/>
        <w:ind w:left="454" w:hanging="454"/>
      </w:pPr>
      <w:r>
        <w:rPr>
          <w:sz w:val="19"/>
        </w:rPr>
        <w:t>Zverev, E., Abdelnabi, S., Tabesh, S., Fritz, M., &amp; Lampert, C. H. (2025). Can LLMs Separate Instructions from Data, and What Do We Even Mean by That? ICLR 2025. [Source of the separation score Sep(M).]</w:t>
      </w:r>
    </w:p>
    <w:p w14:paraId="62E7FD61" w14:textId="77777777" w:rsidR="00404798" w:rsidRDefault="00000000">
      <w:pPr>
        <w:spacing w:after="100"/>
        <w:ind w:left="454" w:hanging="454"/>
      </w:pPr>
      <w:r>
        <w:rPr>
          <w:sz w:val="19"/>
        </w:rPr>
        <w:t>Zverev, E., Kortukov, E., Panfilov, A., Volkova, A., Tabesh, S., Lapuschkin, S., Samek, W., &amp; Lampert, C. H. (2025). ASIDE: Architectural Separation of Instructions and Data in Language Models. ICLR 2025 Building Trust in LLMs Workshop. arXiv:2503.10566.</w:t>
      </w:r>
    </w:p>
    <w:p w14:paraId="78F05D6C" w14:textId="77777777" w:rsidR="00404798" w:rsidRDefault="00000000">
      <w:r>
        <w:br w:type="page"/>
      </w:r>
    </w:p>
    <w:p w14:paraId="383CDF09" w14:textId="77777777" w:rsidR="00404798" w:rsidRDefault="00000000">
      <w:pPr>
        <w:pStyle w:val="Titre1"/>
      </w:pPr>
      <w:r>
        <w:lastRenderedPageBreak/>
        <w:t>Annex A. Reference verification status</w:t>
      </w:r>
    </w:p>
    <w:p w14:paraId="12453E34" w14:textId="77777777" w:rsidR="00404798" w:rsidRDefault="00000000">
      <w:pPr>
        <w:jc w:val="both"/>
      </w:pPr>
      <w:r>
        <w:t>The following references were checked against primary sources during this revision. Verified means the paper exists and the cited claim matches the source after correction of metadata. The remaining references in the source material (for example the compound and persistent RAG-poisoning results, the emotional-amplification figure, and several prior-work citations) were not checked in this pass and should be audited before submission; claims resting on them have been softened or removed in the body.</w:t>
      </w:r>
    </w:p>
    <w:tbl>
      <w:tblPr>
        <w:tblStyle w:val="Grilledutableau"/>
        <w:tblW w:w="0" w:type="auto"/>
        <w:jc w:val="center"/>
        <w:tblLook w:val="04A0" w:firstRow="1" w:lastRow="0" w:firstColumn="1" w:lastColumn="0" w:noHBand="0" w:noVBand="1"/>
      </w:tblPr>
      <w:tblGrid>
        <w:gridCol w:w="2494"/>
        <w:gridCol w:w="2835"/>
        <w:gridCol w:w="3175"/>
      </w:tblGrid>
      <w:tr w:rsidR="00404798" w14:paraId="20F59B69" w14:textId="77777777">
        <w:trPr>
          <w:tblHeader/>
          <w:jc w:val="center"/>
        </w:trPr>
        <w:tc>
          <w:tcPr>
            <w:tcW w:w="2494" w:type="dxa"/>
            <w:shd w:val="clear" w:color="auto" w:fill="1F3B57"/>
          </w:tcPr>
          <w:p w14:paraId="057013E1" w14:textId="77777777" w:rsidR="00404798" w:rsidRDefault="00000000">
            <w:r>
              <w:rPr>
                <w:b/>
                <w:color w:val="FFFFFF"/>
                <w:sz w:val="19"/>
              </w:rPr>
              <w:t>Claim in draft v1.0</w:t>
            </w:r>
          </w:p>
        </w:tc>
        <w:tc>
          <w:tcPr>
            <w:tcW w:w="2835" w:type="dxa"/>
            <w:shd w:val="clear" w:color="auto" w:fill="1F3B57"/>
          </w:tcPr>
          <w:p w14:paraId="37B7610D" w14:textId="77777777" w:rsidR="00404798" w:rsidRDefault="00000000">
            <w:r>
              <w:rPr>
                <w:b/>
                <w:color w:val="FFFFFF"/>
                <w:sz w:val="19"/>
              </w:rPr>
              <w:t>Verified source</w:t>
            </w:r>
          </w:p>
        </w:tc>
        <w:tc>
          <w:tcPr>
            <w:tcW w:w="3175" w:type="dxa"/>
            <w:shd w:val="clear" w:color="auto" w:fill="1F3B57"/>
          </w:tcPr>
          <w:p w14:paraId="1113000D" w14:textId="77777777" w:rsidR="00404798" w:rsidRDefault="00000000">
            <w:r>
              <w:rPr>
                <w:b/>
                <w:color w:val="FFFFFF"/>
                <w:sz w:val="19"/>
              </w:rPr>
              <w:t>Correction applied</w:t>
            </w:r>
          </w:p>
        </w:tc>
      </w:tr>
      <w:tr w:rsidR="00404798" w14:paraId="4C265E33" w14:textId="77777777">
        <w:trPr>
          <w:jc w:val="center"/>
        </w:trPr>
        <w:tc>
          <w:tcPr>
            <w:tcW w:w="2494" w:type="dxa"/>
          </w:tcPr>
          <w:p w14:paraId="0957D6D3" w14:textId="77777777" w:rsidR="00404798" w:rsidRDefault="00000000">
            <w:r>
              <w:rPr>
                <w:sz w:val="18"/>
              </w:rPr>
              <w:t>Russinovich, erase alignment via reward manipulation</w:t>
            </w:r>
          </w:p>
        </w:tc>
        <w:tc>
          <w:tcPr>
            <w:tcW w:w="2835" w:type="dxa"/>
          </w:tcPr>
          <w:p w14:paraId="09D921AA" w14:textId="77777777" w:rsidR="00404798" w:rsidRDefault="00000000">
            <w:r>
              <w:rPr>
                <w:sz w:val="18"/>
              </w:rPr>
              <w:t>GRP-Obliteration, arXiv:2602.06258</w:t>
            </w:r>
          </w:p>
        </w:tc>
        <w:tc>
          <w:tcPr>
            <w:tcW w:w="3175" w:type="dxa"/>
          </w:tcPr>
          <w:p w14:paraId="69ED3565" w14:textId="77777777" w:rsidR="00404798" w:rsidRDefault="00000000">
            <w:r>
              <w:rPr>
                <w:sz w:val="18"/>
              </w:rPr>
              <w:t>Title and authors fixed; 'erase/remove' softened to 'unalign while preserving utility'.</w:t>
            </w:r>
          </w:p>
        </w:tc>
      </w:tr>
      <w:tr w:rsidR="00404798" w14:paraId="2D3FEF7C" w14:textId="77777777">
        <w:trPr>
          <w:jc w:val="center"/>
        </w:trPr>
        <w:tc>
          <w:tcPr>
            <w:tcW w:w="2494" w:type="dxa"/>
            <w:shd w:val="clear" w:color="auto" w:fill="EEF3F8"/>
          </w:tcPr>
          <w:p w14:paraId="76F8A3B0" w14:textId="77777777" w:rsidR="00404798" w:rsidRDefault="00000000">
            <w:r>
              <w:rPr>
                <w:sz w:val="18"/>
              </w:rPr>
              <w:t>Li et al., three poisoning strategies</w:t>
            </w:r>
          </w:p>
        </w:tc>
        <w:tc>
          <w:tcPr>
            <w:tcW w:w="2835" w:type="dxa"/>
            <w:shd w:val="clear" w:color="auto" w:fill="EEF3F8"/>
          </w:tcPr>
          <w:p w14:paraId="3BAC9CFC" w14:textId="77777777" w:rsidR="00404798" w:rsidRDefault="00000000">
            <w:r>
              <w:rPr>
                <w:sz w:val="18"/>
              </w:rPr>
              <w:t>System Prompt Poisoning, arXiv:2505.06493</w:t>
            </w:r>
          </w:p>
        </w:tc>
        <w:tc>
          <w:tcPr>
            <w:tcW w:w="3175" w:type="dxa"/>
            <w:shd w:val="clear" w:color="auto" w:fill="EEF3F8"/>
          </w:tcPr>
          <w:p w14:paraId="680F47BC" w14:textId="77777777" w:rsidR="00404798" w:rsidRDefault="00000000">
            <w:r>
              <w:rPr>
                <w:sz w:val="18"/>
              </w:rPr>
              <w:t>Three named strategies confirmed in fulltext (brute-force, in-context, CoT); the abstract wording four practical attack strategies is ambiguous (likely four scenarios), so we cite the three named methods.</w:t>
            </w:r>
          </w:p>
        </w:tc>
      </w:tr>
      <w:tr w:rsidR="00404798" w14:paraId="38E7D9B7" w14:textId="77777777">
        <w:trPr>
          <w:jc w:val="center"/>
        </w:trPr>
        <w:tc>
          <w:tcPr>
            <w:tcW w:w="2494" w:type="dxa"/>
          </w:tcPr>
          <w:p w14:paraId="08D32903" w14:textId="77777777" w:rsidR="00404798" w:rsidRDefault="00000000">
            <w:r>
              <w:rPr>
                <w:sz w:val="18"/>
              </w:rPr>
              <w:t>Young, martingale proof, Cambridge</w:t>
            </w:r>
          </w:p>
        </w:tc>
        <w:tc>
          <w:tcPr>
            <w:tcW w:w="2835" w:type="dxa"/>
          </w:tcPr>
          <w:p w14:paraId="27D91E13" w14:textId="77777777" w:rsidR="00404798" w:rsidRDefault="00000000">
            <w:r>
              <w:rPr>
                <w:sz w:val="18"/>
              </w:rPr>
              <w:t>Why Is RLHF Alignment Shallow?, arXiv:2603.04851</w:t>
            </w:r>
          </w:p>
        </w:tc>
        <w:tc>
          <w:tcPr>
            <w:tcW w:w="3175" w:type="dxa"/>
          </w:tcPr>
          <w:p w14:paraId="4F638B67" w14:textId="77777777" w:rsidR="00404798" w:rsidRDefault="00000000">
            <w:r>
              <w:rPr>
                <w:sz w:val="18"/>
              </w:rPr>
              <w:t>Title fixed; author and institution not confirmed, flagged; shallowness vs erasability decoupled.</w:t>
            </w:r>
          </w:p>
        </w:tc>
      </w:tr>
      <w:tr w:rsidR="00404798" w14:paraId="38C55F8F" w14:textId="77777777">
        <w:trPr>
          <w:jc w:val="center"/>
        </w:trPr>
        <w:tc>
          <w:tcPr>
            <w:tcW w:w="2494" w:type="dxa"/>
            <w:shd w:val="clear" w:color="auto" w:fill="EEF3F8"/>
          </w:tcPr>
          <w:p w14:paraId="31981F84" w14:textId="77777777" w:rsidR="00404798" w:rsidRDefault="00000000">
            <w:r>
              <w:rPr>
                <w:sz w:val="18"/>
              </w:rPr>
              <w:t>Chen et al., LRMs Are Jailbreakers, Nature Comms, medical</w:t>
            </w:r>
          </w:p>
        </w:tc>
        <w:tc>
          <w:tcPr>
            <w:tcW w:w="2835" w:type="dxa"/>
            <w:shd w:val="clear" w:color="auto" w:fill="EEF3F8"/>
          </w:tcPr>
          <w:p w14:paraId="33FDE338" w14:textId="77777777" w:rsidR="00404798" w:rsidRDefault="00000000">
            <w:r>
              <w:rPr>
                <w:sz w:val="18"/>
              </w:rPr>
              <w:t>Hagendorff, Derner, Oliver, Nat Commun 17:1435, arXiv:2508.04039</w:t>
            </w:r>
          </w:p>
        </w:tc>
        <w:tc>
          <w:tcPr>
            <w:tcW w:w="3175" w:type="dxa"/>
            <w:shd w:val="clear" w:color="auto" w:fill="EEF3F8"/>
          </w:tcPr>
          <w:p w14:paraId="2E02B423" w14:textId="77777777" w:rsidR="00404798" w:rsidRDefault="00000000">
            <w:r>
              <w:rPr>
                <w:sz w:val="18"/>
              </w:rPr>
              <w:t>Authors and title fixed; recast as domain-general, not medical.</w:t>
            </w:r>
          </w:p>
        </w:tc>
      </w:tr>
      <w:tr w:rsidR="00404798" w14:paraId="12468CD4" w14:textId="77777777">
        <w:trPr>
          <w:jc w:val="center"/>
        </w:trPr>
        <w:tc>
          <w:tcPr>
            <w:tcW w:w="2494" w:type="dxa"/>
          </w:tcPr>
          <w:p w14:paraId="06EFB750" w14:textId="77777777" w:rsidR="00404798" w:rsidRDefault="00000000">
            <w:r>
              <w:rPr>
                <w:sz w:val="18"/>
              </w:rPr>
              <w:t>Piet et al., JAMA, 94.4% medical ASR, 91.7% Category-X</w:t>
            </w:r>
          </w:p>
        </w:tc>
        <w:tc>
          <w:tcPr>
            <w:tcW w:w="2835" w:type="dxa"/>
          </w:tcPr>
          <w:p w14:paraId="35581AAE" w14:textId="77777777" w:rsidR="00404798" w:rsidRDefault="00000000">
            <w:r>
              <w:rPr>
                <w:sz w:val="18"/>
              </w:rPr>
              <w:t>Andriushchenko, Croce, Flammarion, ICLR 2025, arXiv:2404.02151</w:t>
            </w:r>
          </w:p>
        </w:tc>
        <w:tc>
          <w:tcPr>
            <w:tcW w:w="3175" w:type="dxa"/>
          </w:tcPr>
          <w:p w14:paraId="10045BE8" w14:textId="77777777" w:rsidR="00404798" w:rsidRDefault="00000000">
            <w:del w:id="9005" w:author="Claude" w:date="2026-06-03T00:00:00Z">
              <w:r>
                <w:rPr>
                  <w:sz w:val="18"/>
                </w:rPr>
                <w:delText xml:space="preserve">Authors, venue and scope fixed; orphaned medical figures dropped, no verifiable source.</w:delText>
              </w:r>
            </w:del>
            <w:ins w:id="9006" w:author="Claude" w:date="2026-06-03T00:00:00Z">
              <w:r>
                <w:rPr>
                  <w:sz w:val="18"/>
                </w:rPr>
                <w:t xml:space="preserve">Authors and venue fixed. Figures traced to Lee et al. (2025), JAMA Network Open (corpus P029): 94.4% = 102/108 injections (turn 4); 91.7% = 33/36 FDA Category X. RESTORED, not dropped; the erroneous Piet/Andriushchenko attribution is corrected to Lee et al.</w:t>
              </w:r>
            </w:ins>
          </w:p>
        </w:tc>
      </w:tr>
      <w:tr w:rsidR="00404798" w14:paraId="6E44860B" w14:textId="77777777">
        <w:trPr>
          <w:jc w:val="center"/>
        </w:trPr>
        <w:tc>
          <w:tcPr>
            <w:tcW w:w="2494" w:type="dxa"/>
            <w:shd w:val="clear" w:color="auto" w:fill="EEF3F8"/>
          </w:tcPr>
          <w:p w14:paraId="379567AD" w14:textId="77777777" w:rsidR="00404798" w:rsidRDefault="00000000">
            <w:r>
              <w:rPr>
                <w:sz w:val="18"/>
              </w:rPr>
              <w:t>Unit 42 / Palo Alto, AdvJudge-Zero, 99% of judges</w:t>
            </w:r>
          </w:p>
        </w:tc>
        <w:tc>
          <w:tcPr>
            <w:tcW w:w="2835" w:type="dxa"/>
            <w:shd w:val="clear" w:color="auto" w:fill="EEF3F8"/>
          </w:tcPr>
          <w:p w14:paraId="79B71656" w14:textId="77777777" w:rsidR="00404798" w:rsidRDefault="00000000">
            <w:r>
              <w:rPr>
                <w:sz w:val="18"/>
              </w:rPr>
              <w:t>Tung-Ling Li et al., arXiv:2512.17375</w:t>
            </w:r>
          </w:p>
        </w:tc>
        <w:tc>
          <w:tcPr>
            <w:tcW w:w="3175" w:type="dxa"/>
            <w:shd w:val="clear" w:color="auto" w:fill="EEF3F8"/>
          </w:tcPr>
          <w:p w14:paraId="7FE0CDCF" w14:textId="77777777" w:rsidR="00404798" w:rsidRDefault="00000000">
            <w:r>
              <w:rPr>
                <w:sz w:val="18"/>
              </w:rPr>
              <w:t>Attribution fixed; figure corrected to &gt;90% on 22/24 cells; scope clarified.</w:t>
            </w:r>
          </w:p>
        </w:tc>
      </w:tr>
      <w:tr w:rsidR="00404798" w14:paraId="73237B84" w14:textId="77777777">
        <w:trPr>
          <w:jc w:val="center"/>
        </w:trPr>
        <w:tc>
          <w:tcPr>
            <w:tcW w:w="2494" w:type="dxa"/>
          </w:tcPr>
          <w:p w14:paraId="55D739F9" w14:textId="77777777" w:rsidR="00404798" w:rsidRDefault="00000000">
            <w:r>
              <w:rPr>
                <w:sz w:val="18"/>
              </w:rPr>
              <w:t>Dong et al., SoK guardrails, SEU</w:t>
            </w:r>
          </w:p>
        </w:tc>
        <w:tc>
          <w:tcPr>
            <w:tcW w:w="2835" w:type="dxa"/>
          </w:tcPr>
          <w:p w14:paraId="3CD7E78A" w14:textId="77777777" w:rsidR="00404798" w:rsidRDefault="00000000">
            <w:r>
              <w:rPr>
                <w:sz w:val="18"/>
              </w:rPr>
              <w:t>Wang, Ji, Wang, Li, Wu, Wang, S&amp;P 2026, arXiv:2506.10597</w:t>
            </w:r>
          </w:p>
        </w:tc>
        <w:tc>
          <w:tcPr>
            <w:tcW w:w="3175" w:type="dxa"/>
          </w:tcPr>
          <w:p w14:paraId="41DA6A0E" w14:textId="77777777" w:rsidR="00404798" w:rsidRDefault="00000000">
            <w:r>
              <w:rPr>
                <w:sz w:val="18"/>
              </w:rPr>
              <w:t>Author fixed; framework is Security-Efficiency-Utility.</w:t>
            </w:r>
          </w:p>
        </w:tc>
      </w:tr>
      <w:tr w:rsidR="00404798" w14:paraId="5448FB70" w14:textId="77777777">
        <w:trPr>
          <w:jc w:val="center"/>
        </w:trPr>
        <w:tc>
          <w:tcPr>
            <w:tcW w:w="2494" w:type="dxa"/>
            <w:shd w:val="clear" w:color="auto" w:fill="EEF3F8"/>
          </w:tcPr>
          <w:p w14:paraId="33466E64" w14:textId="77777777" w:rsidR="00404798" w:rsidRDefault="00000000">
            <w:r>
              <w:rPr>
                <w:sz w:val="18"/>
              </w:rPr>
              <w:t>Zhu et al. (2025), MPIB, CHER = Clinical Harm Evaluation Rubric</w:t>
            </w:r>
          </w:p>
        </w:tc>
        <w:tc>
          <w:tcPr>
            <w:tcW w:w="2835" w:type="dxa"/>
            <w:shd w:val="clear" w:color="auto" w:fill="EEF3F8"/>
          </w:tcPr>
          <w:p w14:paraId="3005BA7C" w14:textId="77777777" w:rsidR="00404798" w:rsidRDefault="00000000">
            <w:r>
              <w:rPr>
                <w:sz w:val="18"/>
              </w:rPr>
              <w:t>Lee et al. (2026), MPIB, arXiv:2602.06268</w:t>
            </w:r>
          </w:p>
        </w:tc>
        <w:tc>
          <w:tcPr>
            <w:tcW w:w="3175" w:type="dxa"/>
            <w:shd w:val="clear" w:color="auto" w:fill="EEF3F8"/>
          </w:tcPr>
          <w:p w14:paraId="66CFFDD0" w14:textId="77777777" w:rsidR="00404798" w:rsidRDefault="00000000">
            <w:r>
              <w:rPr>
                <w:sz w:val="18"/>
              </w:rPr>
              <w:t>Author and year fixed; CHER = Clinical Harm Event Rate; severity scale 0 to 4.</w:t>
            </w:r>
          </w:p>
        </w:tc>
      </w:tr>
      <w:tr w:rsidR="00404798" w14:paraId="717CC3FD" w14:textId="77777777">
        <w:trPr>
          <w:jc w:val="center"/>
        </w:trPr>
        <w:tc>
          <w:tcPr>
            <w:tcW w:w="2494" w:type="dxa"/>
          </w:tcPr>
          <w:p w14:paraId="0EE2E097" w14:textId="77777777" w:rsidR="00404798" w:rsidRDefault="00000000">
            <w:r>
              <w:rPr>
                <w:sz w:val="18"/>
              </w:rPr>
              <w:t>Liu et al., 22 models, 9.5 to 5.5</w:t>
            </w:r>
          </w:p>
        </w:tc>
        <w:tc>
          <w:tcPr>
            <w:tcW w:w="2835" w:type="dxa"/>
          </w:tcPr>
          <w:p w14:paraId="30CEBFB9" w14:textId="77777777" w:rsidR="00404798" w:rsidRDefault="00000000">
            <w:r>
              <w:rPr>
                <w:sz w:val="18"/>
              </w:rPr>
              <w:t>JMedEthicBench, arXiv:2601.01627</w:t>
            </w:r>
          </w:p>
        </w:tc>
        <w:tc>
          <w:tcPr>
            <w:tcW w:w="3175" w:type="dxa"/>
          </w:tcPr>
          <w:p w14:paraId="069DDEE6" w14:textId="77777777" w:rsidR="00404798" w:rsidRDefault="00000000">
            <w:r>
              <w:rPr>
                <w:sz w:val="18"/>
              </w:rPr>
              <w:t>Corrected to 27 models, median 9.5 to 5.0; Japanese scope noted.</w:t>
            </w:r>
          </w:p>
        </w:tc>
      </w:tr>
      <w:tr w:rsidR="00404798" w14:paraId="6302CC06" w14:textId="77777777">
        <w:trPr>
          <w:jc w:val="center"/>
        </w:trPr>
        <w:tc>
          <w:tcPr>
            <w:tcW w:w="2494" w:type="dxa"/>
            <w:shd w:val="clear" w:color="auto" w:fill="EEF3F8"/>
          </w:tcPr>
          <w:p w14:paraId="5A77C814" w14:textId="77777777" w:rsidR="00404798" w:rsidRDefault="00000000">
            <w:r>
              <w:rPr>
                <w:sz w:val="18"/>
              </w:rPr>
              <w:t>Zverev et al. (ASIDE) and Sep(M)</w:t>
            </w:r>
          </w:p>
        </w:tc>
        <w:tc>
          <w:tcPr>
            <w:tcW w:w="2835" w:type="dxa"/>
            <w:shd w:val="clear" w:color="auto" w:fill="EEF3F8"/>
          </w:tcPr>
          <w:p w14:paraId="40439B2E" w14:textId="77777777" w:rsidR="00404798" w:rsidRDefault="00000000">
            <w:r>
              <w:rPr>
                <w:sz w:val="18"/>
              </w:rPr>
              <w:t>arXiv:2503.10566 (ASIDE) and the SEP paper</w:t>
            </w:r>
          </w:p>
        </w:tc>
        <w:tc>
          <w:tcPr>
            <w:tcW w:w="3175" w:type="dxa"/>
            <w:shd w:val="clear" w:color="auto" w:fill="EEF3F8"/>
          </w:tcPr>
          <w:p w14:paraId="7CA50D79" w14:textId="77777777" w:rsidR="00404798" w:rsidRDefault="00000000">
            <w:r>
              <w:rPr>
                <w:sz w:val="18"/>
              </w:rPr>
              <w:t>Author initial fixed (Egor Zverev); Sep(M) attributed to the SEP paper, not to a four-layer taxonomy.</w:t>
            </w:r>
          </w:p>
        </w:tc>
      </w:tr>
    </w:tbl>
    <w:p w14:paraId="7D59DFC3" w14:textId="77777777" w:rsidR="00404798" w:rsidRDefault="00000000">
      <w:pPr>
        <w:spacing w:after="200"/>
      </w:pPr>
      <w:r>
        <w:rPr>
          <w:i/>
          <w:color w:val="555555"/>
          <w:sz w:val="17"/>
        </w:rPr>
        <w:t>Table A1. Corrections applied to the load-bearing references after verification against primary sources.</w:t>
      </w:r>
    </w:p>
    <w:sectPr w:rsidR="00404798"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577589555">
    <w:abstractNumId w:val="8"/>
  </w:num>
  <w:num w:numId="2" w16cid:durableId="1576208567">
    <w:abstractNumId w:val="6"/>
  </w:num>
  <w:num w:numId="3" w16cid:durableId="741175858">
    <w:abstractNumId w:val="5"/>
  </w:num>
  <w:num w:numId="4" w16cid:durableId="217977790">
    <w:abstractNumId w:val="4"/>
  </w:num>
  <w:num w:numId="5" w16cid:durableId="1324969532">
    <w:abstractNumId w:val="7"/>
  </w:num>
  <w:num w:numId="6" w16cid:durableId="218170132">
    <w:abstractNumId w:val="3"/>
  </w:num>
  <w:num w:numId="7" w16cid:durableId="1116289764">
    <w:abstractNumId w:val="2"/>
  </w:num>
  <w:num w:numId="8" w16cid:durableId="1575703185">
    <w:abstractNumId w:val="1"/>
  </w:num>
  <w:num w:numId="9" w16cid:durableId="1960069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04798"/>
    <w:rsid w:val="00AA1D8D"/>
    <w:rsid w:val="00B47730"/>
    <w:rsid w:val="00C91BD5"/>
    <w:rsid w:val="00CB0664"/>
    <w:rsid w:val="00EC5F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D919E9"/>
  <w14:defaultImageDpi w14:val="300"/>
  <w15:docId w15:val="{328FA555-2052-4B62-896D-DE3441DCA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Titre1">
    <w:name w:val="heading 1"/>
    <w:basedOn w:val="Normal"/>
    <w:next w:val="Normal"/>
    <w:link w:val="Titre1Car"/>
    <w:uiPriority w:val="9"/>
    <w:qFormat/>
    <w:rsid w:val="00FC693F"/>
    <w:pPr>
      <w:keepNext/>
      <w:keepLines/>
      <w:spacing w:before="240" w:after="80"/>
      <w:outlineLvl w:val="0"/>
    </w:pPr>
    <w:rPr>
      <w:rFonts w:asciiTheme="majorHAnsi" w:eastAsiaTheme="majorEastAsia" w:hAnsiTheme="majorHAnsi" w:cstheme="majorBidi"/>
      <w:b/>
      <w:bCs/>
      <w:color w:val="1F3B57"/>
      <w:sz w:val="30"/>
      <w:szCs w:val="28"/>
    </w:rPr>
  </w:style>
  <w:style w:type="paragraph" w:styleId="Titre2">
    <w:name w:val="heading 2"/>
    <w:basedOn w:val="Normal"/>
    <w:next w:val="Normal"/>
    <w:link w:val="Titre2Car"/>
    <w:uiPriority w:val="9"/>
    <w:unhideWhenUsed/>
    <w:qFormat/>
    <w:rsid w:val="00FC693F"/>
    <w:pPr>
      <w:keepNext/>
      <w:keepLines/>
      <w:spacing w:before="160" w:after="80"/>
      <w:outlineLvl w:val="1"/>
    </w:pPr>
    <w:rPr>
      <w:rFonts w:asciiTheme="majorHAnsi" w:eastAsiaTheme="majorEastAsia" w:hAnsiTheme="majorHAnsi" w:cstheme="majorBidi"/>
      <w:b/>
      <w:bCs/>
      <w:color w:val="1F3B57"/>
      <w:sz w:val="25"/>
      <w:szCs w:val="26"/>
    </w:rPr>
  </w:style>
  <w:style w:type="paragraph" w:styleId="Titre3">
    <w:name w:val="heading 3"/>
    <w:basedOn w:val="Normal"/>
    <w:next w:val="Normal"/>
    <w:link w:val="Titre3Car"/>
    <w:uiPriority w:val="9"/>
    <w:unhideWhenUsed/>
    <w:qFormat/>
    <w:rsid w:val="00FC693F"/>
    <w:pPr>
      <w:keepNext/>
      <w:keepLines/>
      <w:spacing w:before="160" w:after="80"/>
      <w:outlineLvl w:val="2"/>
    </w:pPr>
    <w:rPr>
      <w:rFonts w:asciiTheme="majorHAnsi" w:eastAsiaTheme="majorEastAsia" w:hAnsiTheme="majorHAnsi" w:cstheme="majorBidi"/>
      <w:b/>
      <w:bCs/>
      <w:color w:val="1F3B57"/>
      <w:sz w:val="22"/>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Relationships xmlns="http://schemas.openxmlformats.org/package/2006/relationships">
  
  
  <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Pages>
  <Words>3954</Words>
  <Characters>21753</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fabrice pizzi</cp:lastModifiedBy>
  <cp:revision>2</cp:revision>
  <dcterms:created xsi:type="dcterms:W3CDTF">2026-06-02T21:17:00Z</dcterms:created>
  <dcterms:modified xsi:type="dcterms:W3CDTF">2026-06-02T21:17:00Z</dcterms:modified>
  <cp:category/>
</cp:coreProperties>
</file>